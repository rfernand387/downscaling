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134CE" w14:textId="39B82F22" w:rsidR="00B07A45" w:rsidRPr="006A7E9D" w:rsidRDefault="00D465D5" w:rsidP="00795EBF">
      <w:pPr>
        <w:spacing w:line="360" w:lineRule="auto"/>
        <w:rPr>
          <w:rFonts w:asciiTheme="majorHAnsi" w:hAnsiTheme="majorHAnsi" w:cstheme="majorHAnsi"/>
        </w:rPr>
      </w:pPr>
      <w:r w:rsidRPr="00795EBF">
        <w:rPr>
          <w:rFonts w:asciiTheme="majorHAnsi" w:hAnsiTheme="majorHAnsi" w:cstheme="majorHAnsi"/>
        </w:rPr>
        <w:t xml:space="preserve">Quantifying the Impact of </w:t>
      </w:r>
      <w:r w:rsidR="004C1410" w:rsidRPr="006A7E9D">
        <w:rPr>
          <w:rFonts w:asciiTheme="majorHAnsi" w:hAnsiTheme="majorHAnsi" w:cstheme="majorHAnsi"/>
        </w:rPr>
        <w:t>Downscaling</w:t>
      </w:r>
      <w:r w:rsidRPr="00795EBF">
        <w:rPr>
          <w:rFonts w:asciiTheme="majorHAnsi" w:hAnsiTheme="majorHAnsi" w:cstheme="majorHAnsi"/>
        </w:rPr>
        <w:t xml:space="preserve"> Algorithms on Vegetation Biophysical Parameter Retrieval from Sentinel 2 Multispectral Instrument</w:t>
      </w:r>
    </w:p>
    <w:p w14:paraId="3C11B637" w14:textId="08BD7C2F" w:rsidR="00B07A45" w:rsidRPr="006A7E9D" w:rsidRDefault="00B07A45" w:rsidP="00795EBF">
      <w:pPr>
        <w:spacing w:line="360" w:lineRule="auto"/>
        <w:rPr>
          <w:rFonts w:asciiTheme="majorHAnsi" w:hAnsiTheme="majorHAnsi" w:cstheme="majorHAnsi"/>
        </w:rPr>
      </w:pPr>
    </w:p>
    <w:p w14:paraId="6851CDD8" w14:textId="5D7A6734" w:rsidR="00B07A45" w:rsidRPr="006A7E9D" w:rsidRDefault="00B07A45">
      <w:pPr>
        <w:spacing w:line="360" w:lineRule="auto"/>
        <w:rPr>
          <w:rFonts w:asciiTheme="majorHAnsi" w:hAnsiTheme="majorHAnsi" w:cstheme="majorHAnsi"/>
        </w:rPr>
      </w:pPr>
    </w:p>
    <w:p w14:paraId="3BD61E31" w14:textId="7EE5C4B5" w:rsidR="006A7E9D" w:rsidRPr="00795EBF" w:rsidRDefault="006A7E9D" w:rsidP="00795EBF">
      <w:pPr>
        <w:spacing w:line="360" w:lineRule="auto"/>
        <w:rPr>
          <w:rFonts w:asciiTheme="majorHAnsi" w:hAnsiTheme="majorHAnsi" w:cstheme="majorHAnsi"/>
          <w:lang w:val="fr-CA"/>
        </w:rPr>
      </w:pPr>
      <w:r w:rsidRPr="00795EBF">
        <w:rPr>
          <w:rFonts w:asciiTheme="majorHAnsi" w:hAnsiTheme="majorHAnsi" w:cstheme="majorHAnsi"/>
          <w:lang w:val="fr-CA"/>
        </w:rPr>
        <w:t>Richard Fernandes</w:t>
      </w:r>
      <w:r w:rsidRPr="00795EBF">
        <w:rPr>
          <w:rFonts w:asciiTheme="majorHAnsi" w:hAnsiTheme="majorHAnsi" w:cstheme="majorHAnsi"/>
          <w:vertAlign w:val="superscript"/>
          <w:lang w:val="fr-CA"/>
        </w:rPr>
        <w:t>a</w:t>
      </w:r>
      <w:r w:rsidRPr="00795EBF">
        <w:rPr>
          <w:rFonts w:asciiTheme="majorHAnsi" w:hAnsiTheme="majorHAnsi" w:cstheme="majorHAnsi"/>
          <w:lang w:val="fr-CA"/>
        </w:rPr>
        <w:t>, Detang Zhong</w:t>
      </w:r>
      <w:r w:rsidRPr="006A7E9D">
        <w:rPr>
          <w:rFonts w:asciiTheme="majorHAnsi" w:hAnsiTheme="majorHAnsi" w:cstheme="majorHAnsi"/>
          <w:vertAlign w:val="superscript"/>
          <w:lang w:val="fr-CA"/>
        </w:rPr>
        <w:t>b</w:t>
      </w:r>
      <w:r w:rsidRPr="00795EBF">
        <w:rPr>
          <w:rFonts w:asciiTheme="majorHAnsi" w:hAnsiTheme="majorHAnsi" w:cstheme="majorHAnsi"/>
          <w:lang w:val="fr-CA"/>
        </w:rPr>
        <w:t>, Francis Canisius</w:t>
      </w:r>
      <w:r w:rsidRPr="006A7E9D">
        <w:rPr>
          <w:rFonts w:asciiTheme="majorHAnsi" w:hAnsiTheme="majorHAnsi" w:cstheme="majorHAnsi"/>
          <w:vertAlign w:val="superscript"/>
          <w:lang w:val="fr-CA"/>
        </w:rPr>
        <w:t>c</w:t>
      </w:r>
      <w:r w:rsidRPr="00795EBF">
        <w:rPr>
          <w:rFonts w:asciiTheme="majorHAnsi" w:hAnsiTheme="majorHAnsi" w:cstheme="majorHAnsi"/>
          <w:lang w:val="fr-CA"/>
        </w:rPr>
        <w:t>, Rasim Latifovic</w:t>
      </w:r>
      <w:r w:rsidRPr="006A7E9D">
        <w:rPr>
          <w:rFonts w:asciiTheme="majorHAnsi" w:hAnsiTheme="majorHAnsi" w:cstheme="majorHAnsi"/>
          <w:vertAlign w:val="superscript"/>
          <w:lang w:val="fr-CA"/>
        </w:rPr>
        <w:t>d</w:t>
      </w:r>
      <w:r w:rsidRPr="00795EBF">
        <w:rPr>
          <w:rFonts w:asciiTheme="majorHAnsi" w:hAnsiTheme="majorHAnsi" w:cstheme="majorHAnsi"/>
          <w:lang w:val="fr-CA"/>
        </w:rPr>
        <w:t>, Darrent Pouliot</w:t>
      </w:r>
      <w:r w:rsidRPr="006A7E9D">
        <w:rPr>
          <w:rFonts w:asciiTheme="majorHAnsi" w:hAnsiTheme="majorHAnsi" w:cstheme="majorHAnsi"/>
          <w:vertAlign w:val="superscript"/>
          <w:lang w:val="fr-CA"/>
        </w:rPr>
        <w:t>e</w:t>
      </w:r>
      <w:r w:rsidRPr="00795EBF">
        <w:rPr>
          <w:rFonts w:asciiTheme="majorHAnsi" w:hAnsiTheme="majorHAnsi" w:cstheme="majorHAnsi"/>
          <w:lang w:val="fr-CA"/>
        </w:rPr>
        <w:t>, Lixin Sun</w:t>
      </w:r>
      <w:r w:rsidRPr="006A7E9D">
        <w:rPr>
          <w:rFonts w:asciiTheme="majorHAnsi" w:hAnsiTheme="majorHAnsi" w:cstheme="majorHAnsi"/>
          <w:vertAlign w:val="superscript"/>
          <w:lang w:val="fr-CA"/>
        </w:rPr>
        <w:t>f</w:t>
      </w:r>
    </w:p>
    <w:p w14:paraId="0B9F2BFB" w14:textId="7466F67A" w:rsidR="002C05BF" w:rsidRPr="00795EBF" w:rsidRDefault="002C05BF" w:rsidP="00795EBF">
      <w:pPr>
        <w:spacing w:line="360" w:lineRule="auto"/>
        <w:rPr>
          <w:rFonts w:asciiTheme="majorHAnsi" w:hAnsiTheme="majorHAnsi" w:cstheme="majorHAnsi"/>
          <w:lang w:val="fr-CA"/>
        </w:rPr>
      </w:pPr>
    </w:p>
    <w:p w14:paraId="5F98C999" w14:textId="002AF662" w:rsidR="002C05BF" w:rsidRDefault="006A7E9D">
      <w:pPr>
        <w:spacing w:line="360" w:lineRule="auto"/>
        <w:rPr>
          <w:rFonts w:asciiTheme="majorHAnsi" w:hAnsiTheme="majorHAnsi" w:cstheme="majorHAnsi"/>
          <w:lang w:val="en-CA"/>
        </w:rPr>
      </w:pPr>
      <w:r w:rsidRPr="00795EBF">
        <w:rPr>
          <w:rFonts w:asciiTheme="majorHAnsi" w:hAnsiTheme="majorHAnsi" w:cstheme="majorHAnsi"/>
          <w:vertAlign w:val="superscript"/>
          <w:lang w:val="en-CA"/>
        </w:rPr>
        <w:t>a</w:t>
      </w:r>
      <w:r w:rsidRPr="00795EBF">
        <w:rPr>
          <w:rFonts w:asciiTheme="majorHAnsi" w:hAnsiTheme="majorHAnsi" w:cstheme="majorHAnsi"/>
          <w:lang w:val="en-CA"/>
        </w:rPr>
        <w:t xml:space="preserve">Canada Centre for Remote Sensing, 560 Rochester Street, Ottawa, Ontario, Canada, K1A 0Y7 </w:t>
      </w:r>
      <w:hyperlink r:id="rId8" w:history="1">
        <w:r w:rsidRPr="00795EBF">
          <w:rPr>
            <w:rStyle w:val="Hyperlink"/>
            <w:rFonts w:asciiTheme="majorHAnsi" w:hAnsiTheme="majorHAnsi" w:cstheme="majorHAnsi"/>
            <w:lang w:val="en-CA"/>
          </w:rPr>
          <w:t>richard.fernandes@canada.ca</w:t>
        </w:r>
      </w:hyperlink>
      <w:r w:rsidR="008D3F18">
        <w:rPr>
          <w:rFonts w:asciiTheme="majorHAnsi" w:hAnsiTheme="majorHAnsi" w:cstheme="majorHAnsi"/>
          <w:lang w:val="en-CA"/>
        </w:rPr>
        <w:t xml:space="preserve"> , corresponding Author</w:t>
      </w:r>
    </w:p>
    <w:p w14:paraId="0B3AAE6C" w14:textId="77777777" w:rsidR="008D3F18" w:rsidRPr="00795EBF" w:rsidRDefault="008D3F18">
      <w:pPr>
        <w:spacing w:line="360" w:lineRule="auto"/>
        <w:rPr>
          <w:rFonts w:asciiTheme="majorHAnsi" w:hAnsiTheme="majorHAnsi" w:cstheme="majorHAnsi"/>
          <w:lang w:val="en-CA"/>
        </w:rPr>
      </w:pPr>
    </w:p>
    <w:p w14:paraId="6AA7A889" w14:textId="020C3448" w:rsidR="006A7E9D" w:rsidRPr="00795EBF" w:rsidRDefault="006A7E9D" w:rsidP="006A7E9D">
      <w:pPr>
        <w:spacing w:line="360" w:lineRule="auto"/>
        <w:rPr>
          <w:rFonts w:asciiTheme="majorHAnsi" w:hAnsiTheme="majorHAnsi" w:cstheme="majorHAnsi"/>
          <w:lang w:val="en-CA"/>
        </w:rPr>
      </w:pPr>
      <w:r w:rsidRPr="006A7E9D">
        <w:rPr>
          <w:rFonts w:asciiTheme="majorHAnsi" w:hAnsiTheme="majorHAnsi" w:cstheme="majorHAnsi"/>
          <w:vertAlign w:val="superscript"/>
          <w:lang w:val="en-CA"/>
        </w:rPr>
        <w:t>b</w:t>
      </w:r>
      <w:r w:rsidRPr="00795EBF">
        <w:rPr>
          <w:rFonts w:asciiTheme="majorHAnsi" w:hAnsiTheme="majorHAnsi" w:cstheme="majorHAnsi"/>
          <w:lang w:val="en-CA"/>
        </w:rPr>
        <w:t xml:space="preserve">Canada Centre for Remote Sensing, 560 Rochester Street, Ottawa, Ontario, Canada, K1A 0Y7 </w:t>
      </w:r>
    </w:p>
    <w:p w14:paraId="5A172839" w14:textId="321876DF" w:rsidR="006A7E9D" w:rsidRPr="00795EBF" w:rsidRDefault="006A7E9D" w:rsidP="006A7E9D">
      <w:pPr>
        <w:spacing w:line="360" w:lineRule="auto"/>
        <w:rPr>
          <w:rFonts w:asciiTheme="majorHAnsi" w:hAnsiTheme="majorHAnsi" w:cstheme="majorHAnsi"/>
          <w:lang w:val="en-CA"/>
        </w:rPr>
      </w:pPr>
      <w:r w:rsidRPr="00795EBF">
        <w:rPr>
          <w:rFonts w:asciiTheme="majorHAnsi" w:hAnsiTheme="majorHAnsi" w:cstheme="majorHAnsi"/>
          <w:vertAlign w:val="superscript"/>
          <w:lang w:val="en-CA"/>
        </w:rPr>
        <w:t>c</w:t>
      </w:r>
      <w:r w:rsidRPr="00795EBF">
        <w:rPr>
          <w:rFonts w:asciiTheme="majorHAnsi" w:hAnsiTheme="majorHAnsi" w:cstheme="majorHAnsi"/>
          <w:lang w:val="en-CA"/>
        </w:rPr>
        <w:t xml:space="preserve">Canada Centre for Remote Sensing, 560 Rochester Street, Ottawa, Ontario, Canada, K1A 0Y7 </w:t>
      </w:r>
      <w:hyperlink r:id="rId9" w:history="1">
        <w:r w:rsidRPr="00795EBF">
          <w:rPr>
            <w:rStyle w:val="Hyperlink"/>
            <w:rFonts w:asciiTheme="majorHAnsi" w:hAnsiTheme="majorHAnsi" w:cstheme="majorHAnsi"/>
            <w:lang w:val="en-CA"/>
          </w:rPr>
          <w:t>francis.canisius@canada.ca</w:t>
        </w:r>
      </w:hyperlink>
    </w:p>
    <w:p w14:paraId="700CE351" w14:textId="7A6F33FD" w:rsidR="006A7E9D" w:rsidRPr="00795EBF" w:rsidRDefault="006A7E9D" w:rsidP="006A7E9D">
      <w:pPr>
        <w:spacing w:line="360" w:lineRule="auto"/>
        <w:rPr>
          <w:rFonts w:asciiTheme="majorHAnsi" w:hAnsiTheme="majorHAnsi" w:cstheme="majorHAnsi"/>
          <w:lang w:val="en-CA"/>
        </w:rPr>
      </w:pPr>
      <w:r w:rsidRPr="00795EBF">
        <w:rPr>
          <w:rFonts w:asciiTheme="majorHAnsi" w:hAnsiTheme="majorHAnsi" w:cstheme="majorHAnsi"/>
          <w:vertAlign w:val="superscript"/>
          <w:lang w:val="en-CA"/>
        </w:rPr>
        <w:t>d</w:t>
      </w:r>
      <w:r w:rsidRPr="00795EBF">
        <w:rPr>
          <w:rFonts w:asciiTheme="majorHAnsi" w:hAnsiTheme="majorHAnsi" w:cstheme="majorHAnsi"/>
          <w:lang w:val="en-CA"/>
        </w:rPr>
        <w:t xml:space="preserve">Canada Centre for Remote Sensing, 560 Rochester Street, Ottawa, Ontario, Canada, K1A 0Y7 </w:t>
      </w:r>
      <w:hyperlink r:id="rId10" w:history="1">
        <w:r w:rsidRPr="00795EBF">
          <w:rPr>
            <w:rStyle w:val="Hyperlink"/>
            <w:rFonts w:asciiTheme="majorHAnsi" w:hAnsiTheme="majorHAnsi" w:cstheme="majorHAnsi"/>
            <w:lang w:val="en-CA"/>
          </w:rPr>
          <w:t>rasim.latifovic@canada.ca</w:t>
        </w:r>
      </w:hyperlink>
    </w:p>
    <w:p w14:paraId="6441E2D0" w14:textId="05A98207" w:rsidR="006A7E9D" w:rsidRPr="00795EBF" w:rsidRDefault="006A7E9D" w:rsidP="006A7E9D">
      <w:pPr>
        <w:spacing w:line="360" w:lineRule="auto"/>
        <w:rPr>
          <w:rFonts w:asciiTheme="majorHAnsi" w:hAnsiTheme="majorHAnsi" w:cstheme="majorHAnsi"/>
          <w:lang w:val="en-CA"/>
        </w:rPr>
      </w:pPr>
      <w:r w:rsidRPr="00795EBF">
        <w:rPr>
          <w:rFonts w:asciiTheme="majorHAnsi" w:hAnsiTheme="majorHAnsi" w:cstheme="majorHAnsi"/>
          <w:vertAlign w:val="superscript"/>
          <w:lang w:val="en-CA"/>
        </w:rPr>
        <w:t>a</w:t>
      </w:r>
      <w:r w:rsidRPr="006A7E9D">
        <w:rPr>
          <w:rFonts w:asciiTheme="majorHAnsi" w:hAnsiTheme="majorHAnsi" w:cstheme="majorHAnsi"/>
          <w:lang w:val="en-CA"/>
        </w:rPr>
        <w:t>Environment and Climate Change Canada</w:t>
      </w:r>
      <w:r w:rsidRPr="00795EBF">
        <w:rPr>
          <w:rFonts w:asciiTheme="majorHAnsi" w:hAnsiTheme="majorHAnsi" w:cstheme="majorHAnsi"/>
          <w:lang w:val="en-CA"/>
        </w:rPr>
        <w:t>,</w:t>
      </w:r>
      <w:r w:rsidRPr="00795EBF">
        <w:rPr>
          <w:rFonts w:asciiTheme="majorHAnsi" w:hAnsiTheme="majorHAnsi" w:cstheme="majorHAnsi"/>
          <w:color w:val="666666"/>
          <w:shd w:val="clear" w:color="auto" w:fill="FFFFFF"/>
        </w:rPr>
        <w:t xml:space="preserve"> 1125 Colonel By Drive, K1A 0H3,</w:t>
      </w:r>
      <w:r w:rsidRPr="00795EBF">
        <w:rPr>
          <w:rFonts w:asciiTheme="majorHAnsi" w:hAnsiTheme="majorHAnsi" w:cstheme="majorHAnsi"/>
          <w:lang w:val="en-CA"/>
        </w:rPr>
        <w:t xml:space="preserve"> </w:t>
      </w:r>
      <w:hyperlink r:id="rId11" w:history="1">
        <w:r w:rsidRPr="006A7E9D">
          <w:rPr>
            <w:rStyle w:val="Hyperlink"/>
            <w:rFonts w:asciiTheme="majorHAnsi" w:hAnsiTheme="majorHAnsi" w:cstheme="majorHAnsi"/>
            <w:lang w:val="en-CA"/>
          </w:rPr>
          <w:t>darren.pouliot</w:t>
        </w:r>
        <w:r w:rsidRPr="00795EBF">
          <w:rPr>
            <w:rStyle w:val="Hyperlink"/>
            <w:rFonts w:asciiTheme="majorHAnsi" w:hAnsiTheme="majorHAnsi" w:cstheme="majorHAnsi"/>
            <w:lang w:val="en-CA"/>
          </w:rPr>
          <w:t>@canada.ca</w:t>
        </w:r>
      </w:hyperlink>
    </w:p>
    <w:p w14:paraId="2A80E01C" w14:textId="602EDAE9" w:rsidR="006A7E9D" w:rsidRPr="00795EBF" w:rsidRDefault="006A7E9D" w:rsidP="006A7E9D">
      <w:pPr>
        <w:spacing w:line="360" w:lineRule="auto"/>
        <w:rPr>
          <w:rFonts w:asciiTheme="majorHAnsi" w:hAnsiTheme="majorHAnsi" w:cstheme="majorHAnsi"/>
          <w:lang w:val="en-CA"/>
        </w:rPr>
      </w:pPr>
      <w:r w:rsidRPr="00795EBF">
        <w:rPr>
          <w:rFonts w:asciiTheme="majorHAnsi" w:hAnsiTheme="majorHAnsi" w:cstheme="majorHAnsi"/>
          <w:vertAlign w:val="superscript"/>
          <w:lang w:val="en-CA"/>
        </w:rPr>
        <w:t>f</w:t>
      </w:r>
      <w:r w:rsidRPr="00795EBF">
        <w:rPr>
          <w:rFonts w:asciiTheme="majorHAnsi" w:hAnsiTheme="majorHAnsi" w:cstheme="majorHAnsi"/>
          <w:lang w:val="en-CA"/>
        </w:rPr>
        <w:t xml:space="preserve">Canada Centre for Remote Sensing, 560 Rochester Street, Ottawa, Ontario, Canada, K1A 0Y7 </w:t>
      </w:r>
      <w:hyperlink r:id="rId12" w:history="1">
        <w:r w:rsidRPr="00795EBF">
          <w:rPr>
            <w:rStyle w:val="Hyperlink"/>
            <w:rFonts w:asciiTheme="majorHAnsi" w:hAnsiTheme="majorHAnsi" w:cstheme="majorHAnsi"/>
            <w:lang w:val="en-CA"/>
          </w:rPr>
          <w:t>Lixin.Sun@canada.ca</w:t>
        </w:r>
      </w:hyperlink>
    </w:p>
    <w:p w14:paraId="6428E451" w14:textId="77777777" w:rsidR="006A7E9D" w:rsidRPr="00795EBF" w:rsidRDefault="006A7E9D" w:rsidP="006A7E9D">
      <w:pPr>
        <w:spacing w:line="360" w:lineRule="auto"/>
        <w:rPr>
          <w:rFonts w:asciiTheme="majorHAnsi" w:hAnsiTheme="majorHAnsi" w:cstheme="majorHAnsi"/>
          <w:lang w:val="en-CA"/>
        </w:rPr>
      </w:pPr>
    </w:p>
    <w:p w14:paraId="6F95069A" w14:textId="77777777" w:rsidR="006A7E9D" w:rsidRPr="00795EBF" w:rsidRDefault="006A7E9D" w:rsidP="006A7E9D">
      <w:pPr>
        <w:spacing w:line="360" w:lineRule="auto"/>
        <w:rPr>
          <w:rFonts w:asciiTheme="majorHAnsi" w:hAnsiTheme="majorHAnsi" w:cstheme="majorHAnsi"/>
          <w:lang w:val="en-CA"/>
        </w:rPr>
      </w:pPr>
    </w:p>
    <w:p w14:paraId="293E4D54" w14:textId="77777777" w:rsidR="006A7E9D" w:rsidRPr="00795EBF" w:rsidRDefault="006A7E9D" w:rsidP="006A7E9D">
      <w:pPr>
        <w:spacing w:line="360" w:lineRule="auto"/>
        <w:rPr>
          <w:rFonts w:asciiTheme="majorHAnsi" w:hAnsiTheme="majorHAnsi" w:cstheme="majorHAnsi"/>
          <w:lang w:val="en-CA"/>
        </w:rPr>
      </w:pPr>
    </w:p>
    <w:p w14:paraId="27286E48" w14:textId="77777777" w:rsidR="006A7E9D" w:rsidRPr="00795EBF" w:rsidRDefault="006A7E9D">
      <w:pPr>
        <w:spacing w:line="360" w:lineRule="auto"/>
        <w:rPr>
          <w:rFonts w:asciiTheme="majorHAnsi" w:hAnsiTheme="majorHAnsi" w:cstheme="majorHAnsi"/>
          <w:lang w:val="en-CA"/>
        </w:rPr>
      </w:pPr>
    </w:p>
    <w:p w14:paraId="4A60A000" w14:textId="49B8B2DD" w:rsidR="008D3F18" w:rsidRDefault="008D3F18">
      <w:pPr>
        <w:rPr>
          <w:rFonts w:asciiTheme="majorHAnsi" w:hAnsiTheme="majorHAnsi" w:cstheme="majorHAnsi"/>
          <w:lang w:val="en-CA"/>
        </w:rPr>
      </w:pPr>
      <w:r>
        <w:rPr>
          <w:rFonts w:asciiTheme="majorHAnsi" w:hAnsiTheme="majorHAnsi" w:cstheme="majorHAnsi"/>
          <w:lang w:val="en-CA"/>
        </w:rPr>
        <w:br w:type="page"/>
      </w:r>
    </w:p>
    <w:p w14:paraId="4DB2A4D2" w14:textId="77777777" w:rsidR="006A7E9D" w:rsidRPr="00795EBF" w:rsidRDefault="006A7E9D" w:rsidP="00795EBF">
      <w:pPr>
        <w:spacing w:line="360" w:lineRule="auto"/>
        <w:rPr>
          <w:rFonts w:asciiTheme="majorHAnsi" w:hAnsiTheme="majorHAnsi" w:cstheme="majorHAnsi"/>
          <w:lang w:val="en-CA"/>
        </w:rPr>
      </w:pPr>
    </w:p>
    <w:p w14:paraId="2D0A8C4D" w14:textId="037ACC20" w:rsidR="002C05BF" w:rsidRDefault="002C05BF" w:rsidP="00795EBF">
      <w:pPr>
        <w:pStyle w:val="Heading1"/>
      </w:pPr>
      <w:r>
        <w:t>Abstract</w:t>
      </w:r>
    </w:p>
    <w:p w14:paraId="623DB02E" w14:textId="77777777" w:rsidR="002C05BF" w:rsidRPr="00795EBF" w:rsidRDefault="002C05BF" w:rsidP="00795EBF">
      <w:pPr>
        <w:spacing w:line="360" w:lineRule="auto"/>
        <w:rPr>
          <w:rFonts w:asciiTheme="majorHAnsi" w:hAnsiTheme="majorHAnsi" w:cstheme="majorHAnsi"/>
        </w:rPr>
      </w:pPr>
    </w:p>
    <w:p w14:paraId="2A5B4AB0" w14:textId="2251DE15" w:rsidR="003B379E" w:rsidRDefault="003B379E" w:rsidP="00795EBF">
      <w:pPr>
        <w:spacing w:line="360" w:lineRule="auto"/>
        <w:rPr>
          <w:rFonts w:asciiTheme="majorHAnsi" w:hAnsiTheme="majorHAnsi" w:cstheme="majorHAnsi"/>
        </w:rPr>
      </w:pPr>
      <w:r>
        <w:rPr>
          <w:rFonts w:asciiTheme="majorHAnsi" w:hAnsiTheme="majorHAnsi" w:cstheme="majorHAnsi"/>
        </w:rPr>
        <w:t>The Sentinel 2 mission was developed to provide systematic global mapping of vegetation biophysical parameters such as the fraction of cover</w:t>
      </w:r>
      <w:r w:rsidR="00EA2817">
        <w:rPr>
          <w:rFonts w:asciiTheme="majorHAnsi" w:hAnsiTheme="majorHAnsi" w:cstheme="majorHAnsi"/>
        </w:rPr>
        <w:t xml:space="preserve"> (fCOVER)</w:t>
      </w:r>
      <w:r>
        <w:rPr>
          <w:rFonts w:asciiTheme="majorHAnsi" w:hAnsiTheme="majorHAnsi" w:cstheme="majorHAnsi"/>
        </w:rPr>
        <w:t>, fraction of absorbed photosynthetically active radiation</w:t>
      </w:r>
      <w:r w:rsidR="00EA2817">
        <w:rPr>
          <w:rFonts w:asciiTheme="majorHAnsi" w:hAnsiTheme="majorHAnsi" w:cstheme="majorHAnsi"/>
        </w:rPr>
        <w:t xml:space="preserve"> (fAPAR)</w:t>
      </w:r>
      <w:r>
        <w:rPr>
          <w:rFonts w:asciiTheme="majorHAnsi" w:hAnsiTheme="majorHAnsi" w:cstheme="majorHAnsi"/>
        </w:rPr>
        <w:t xml:space="preserve">, leaf area index </w:t>
      </w:r>
      <w:r w:rsidR="00EA2817">
        <w:rPr>
          <w:rFonts w:asciiTheme="majorHAnsi" w:hAnsiTheme="majorHAnsi" w:cstheme="majorHAnsi"/>
        </w:rPr>
        <w:t xml:space="preserve">(LAI) </w:t>
      </w:r>
      <w:r>
        <w:rPr>
          <w:rFonts w:asciiTheme="majorHAnsi" w:hAnsiTheme="majorHAnsi" w:cstheme="majorHAnsi"/>
        </w:rPr>
        <w:t>and canopy water content (</w:t>
      </w:r>
      <w:r w:rsidR="00EA2817">
        <w:rPr>
          <w:rFonts w:asciiTheme="majorHAnsi" w:hAnsiTheme="majorHAnsi" w:cstheme="majorHAnsi"/>
        </w:rPr>
        <w:t>CWC</w:t>
      </w:r>
      <w:r>
        <w:rPr>
          <w:rFonts w:asciiTheme="majorHAnsi" w:hAnsiTheme="majorHAnsi" w:cstheme="majorHAnsi"/>
        </w:rPr>
        <w:t>) using 10m and 20m resolution bands on the Multispectral Instrument</w:t>
      </w:r>
      <w:r w:rsidR="00E827BD">
        <w:rPr>
          <w:rFonts w:asciiTheme="majorHAnsi" w:hAnsiTheme="majorHAnsi" w:cstheme="majorHAnsi"/>
        </w:rPr>
        <w:t xml:space="preserve"> (MSI)</w:t>
      </w:r>
      <w:r>
        <w:rPr>
          <w:rFonts w:asciiTheme="majorHAnsi" w:hAnsiTheme="majorHAnsi" w:cstheme="majorHAnsi"/>
        </w:rPr>
        <w:t>. Spatial downscaling algorithms, coupled with the baseline Si</w:t>
      </w:r>
      <w:r w:rsidR="00E827BD">
        <w:rPr>
          <w:rFonts w:asciiTheme="majorHAnsi" w:hAnsiTheme="majorHAnsi" w:cstheme="majorHAnsi"/>
        </w:rPr>
        <w:t>m</w:t>
      </w:r>
      <w:r>
        <w:rPr>
          <w:rFonts w:asciiTheme="majorHAnsi" w:hAnsiTheme="majorHAnsi" w:cstheme="majorHAnsi"/>
        </w:rPr>
        <w:t>plified Level 2 Prototype Processor</w:t>
      </w:r>
      <w:r w:rsidR="004B1747">
        <w:rPr>
          <w:rFonts w:asciiTheme="majorHAnsi" w:hAnsiTheme="majorHAnsi" w:cstheme="majorHAnsi"/>
        </w:rPr>
        <w:t xml:space="preserve"> (SL2P)</w:t>
      </w:r>
      <w:r>
        <w:rPr>
          <w:rFonts w:asciiTheme="majorHAnsi" w:hAnsiTheme="majorHAnsi" w:cstheme="majorHAnsi"/>
        </w:rPr>
        <w:t xml:space="preserve">, can </w:t>
      </w:r>
      <w:r w:rsidR="00E827BD">
        <w:rPr>
          <w:rFonts w:asciiTheme="majorHAnsi" w:hAnsiTheme="majorHAnsi" w:cstheme="majorHAnsi"/>
        </w:rPr>
        <w:t>generate</w:t>
      </w:r>
      <w:r>
        <w:rPr>
          <w:rFonts w:asciiTheme="majorHAnsi" w:hAnsiTheme="majorHAnsi" w:cstheme="majorHAnsi"/>
        </w:rPr>
        <w:t xml:space="preserve"> 10m resolution products. However, applicable downscaling algorithms have yet to be validated in</w:t>
      </w:r>
      <w:r w:rsidR="00E827BD">
        <w:rPr>
          <w:rFonts w:asciiTheme="majorHAnsi" w:hAnsiTheme="majorHAnsi" w:cstheme="majorHAnsi"/>
        </w:rPr>
        <w:t xml:space="preserve"> terms of the uncertainty and spatial appearance of vegetation parameter maps. </w:t>
      </w:r>
      <w:commentRangeStart w:id="0"/>
      <w:r w:rsidR="00131800" w:rsidRPr="00C64B7A">
        <w:rPr>
          <w:rFonts w:asciiTheme="majorHAnsi" w:hAnsiTheme="majorHAnsi" w:cstheme="majorHAnsi"/>
        </w:rPr>
        <w:t>In this paper, we evaluated f</w:t>
      </w:r>
      <w:r w:rsidR="00E827BD" w:rsidRPr="00C64B7A">
        <w:rPr>
          <w:rFonts w:asciiTheme="majorHAnsi" w:hAnsiTheme="majorHAnsi" w:cstheme="majorHAnsi"/>
        </w:rPr>
        <w:t>our super-resolution and two resampling</w:t>
      </w:r>
      <w:r w:rsidRPr="00C64B7A">
        <w:rPr>
          <w:rFonts w:asciiTheme="majorHAnsi" w:hAnsiTheme="majorHAnsi" w:cstheme="majorHAnsi"/>
        </w:rPr>
        <w:t xml:space="preserve"> </w:t>
      </w:r>
      <w:r w:rsidR="00E827BD" w:rsidRPr="00C64B7A">
        <w:rPr>
          <w:rFonts w:asciiTheme="majorHAnsi" w:hAnsiTheme="majorHAnsi" w:cstheme="majorHAnsi"/>
        </w:rPr>
        <w:t xml:space="preserve">downscaling algorithms </w:t>
      </w:r>
      <w:r w:rsidRPr="00C64B7A">
        <w:rPr>
          <w:rFonts w:asciiTheme="majorHAnsi" w:hAnsiTheme="majorHAnsi" w:cstheme="majorHAnsi"/>
        </w:rPr>
        <w:t xml:space="preserve">coupled </w:t>
      </w:r>
      <w:r w:rsidR="004B1747" w:rsidRPr="00C64B7A">
        <w:rPr>
          <w:rFonts w:asciiTheme="majorHAnsi" w:hAnsiTheme="majorHAnsi" w:cstheme="majorHAnsi"/>
        </w:rPr>
        <w:t xml:space="preserve">to SL2P </w:t>
      </w:r>
      <w:r w:rsidR="00E827BD" w:rsidRPr="00C64B7A">
        <w:rPr>
          <w:rFonts w:asciiTheme="majorHAnsi" w:hAnsiTheme="majorHAnsi" w:cstheme="majorHAnsi"/>
        </w:rPr>
        <w:t>and applied to MSI data at 10 sites across Canada to produce 10m parameter maps</w:t>
      </w:r>
      <w:r w:rsidR="00FF28B1" w:rsidRPr="00795EBF">
        <w:rPr>
          <w:rFonts w:asciiTheme="majorHAnsi" w:hAnsiTheme="majorHAnsi" w:cstheme="majorHAnsi"/>
        </w:rPr>
        <w:t xml:space="preserve">.  Reference maps </w:t>
      </w:r>
      <w:r w:rsidR="00384B6D">
        <w:rPr>
          <w:rFonts w:asciiTheme="majorHAnsi" w:hAnsiTheme="majorHAnsi" w:cstheme="majorHAnsi"/>
        </w:rPr>
        <w:t xml:space="preserve">for validation </w:t>
      </w:r>
      <w:r w:rsidR="00FF28B1" w:rsidRPr="00795EBF">
        <w:rPr>
          <w:rFonts w:asciiTheme="majorHAnsi" w:hAnsiTheme="majorHAnsi" w:cstheme="majorHAnsi"/>
        </w:rPr>
        <w:t>were produced using a</w:t>
      </w:r>
      <w:r w:rsidR="00EA2817" w:rsidRPr="00C64B7A">
        <w:rPr>
          <w:rFonts w:asciiTheme="majorHAnsi" w:hAnsiTheme="majorHAnsi" w:cstheme="majorHAnsi"/>
        </w:rPr>
        <w:t xml:space="preserve"> new transfer function approach</w:t>
      </w:r>
      <w:r w:rsidR="00E827BD" w:rsidRPr="00C64B7A">
        <w:rPr>
          <w:rFonts w:asciiTheme="majorHAnsi" w:hAnsiTheme="majorHAnsi" w:cstheme="majorHAnsi"/>
        </w:rPr>
        <w:t xml:space="preserve"> </w:t>
      </w:r>
      <w:r w:rsidR="00FF28B1" w:rsidRPr="00795EBF">
        <w:rPr>
          <w:rFonts w:asciiTheme="majorHAnsi" w:hAnsiTheme="majorHAnsi" w:cstheme="majorHAnsi"/>
        </w:rPr>
        <w:t xml:space="preserve">applied to </w:t>
      </w:r>
      <w:r w:rsidR="004B1747" w:rsidRPr="00C64B7A">
        <w:rPr>
          <w:rFonts w:asciiTheme="majorHAnsi" w:hAnsiTheme="majorHAnsi" w:cstheme="majorHAnsi"/>
        </w:rPr>
        <w:t xml:space="preserve">co-incident </w:t>
      </w:r>
      <w:r w:rsidR="00E827BD" w:rsidRPr="00C64B7A">
        <w:rPr>
          <w:rFonts w:asciiTheme="majorHAnsi" w:hAnsiTheme="majorHAnsi" w:cstheme="majorHAnsi"/>
        </w:rPr>
        <w:t>high-resolution imager</w:t>
      </w:r>
      <w:r w:rsidR="004B1747" w:rsidRPr="00C64B7A">
        <w:rPr>
          <w:rFonts w:asciiTheme="majorHAnsi" w:hAnsiTheme="majorHAnsi" w:cstheme="majorHAnsi"/>
        </w:rPr>
        <w:t>y</w:t>
      </w:r>
      <w:r w:rsidR="00EA2817" w:rsidRPr="00C64B7A">
        <w:rPr>
          <w:rFonts w:asciiTheme="majorHAnsi" w:hAnsiTheme="majorHAnsi" w:cstheme="majorHAnsi"/>
        </w:rPr>
        <w:t xml:space="preserve">. </w:t>
      </w:r>
      <w:r w:rsidR="00FF28B1" w:rsidRPr="00795EBF">
        <w:rPr>
          <w:rFonts w:asciiTheme="majorHAnsi" w:hAnsiTheme="majorHAnsi" w:cstheme="majorHAnsi"/>
        </w:rPr>
        <w:t>The</w:t>
      </w:r>
      <w:r w:rsidR="00EA2817" w:rsidRPr="00C64B7A">
        <w:rPr>
          <w:rFonts w:asciiTheme="majorHAnsi" w:hAnsiTheme="majorHAnsi" w:cstheme="majorHAnsi"/>
        </w:rPr>
        <w:t xml:space="preserve"> algorithm</w:t>
      </w:r>
      <w:r w:rsidR="00FF28B1" w:rsidRPr="00795EBF">
        <w:rPr>
          <w:rFonts w:asciiTheme="majorHAnsi" w:hAnsiTheme="majorHAnsi" w:cstheme="majorHAnsi"/>
        </w:rPr>
        <w:t xml:space="preserve"> with the lowest thematic uncertainty</w:t>
      </w:r>
      <w:r w:rsidR="00EA2817" w:rsidRPr="00C64B7A">
        <w:rPr>
          <w:rFonts w:asciiTheme="majorHAnsi" w:hAnsiTheme="majorHAnsi" w:cstheme="majorHAnsi"/>
        </w:rPr>
        <w:t xml:space="preserve"> (Su</w:t>
      </w:r>
      <w:r w:rsidR="00C752FF" w:rsidRPr="00795EBF">
        <w:rPr>
          <w:rFonts w:asciiTheme="majorHAnsi" w:hAnsiTheme="majorHAnsi" w:cstheme="majorHAnsi"/>
        </w:rPr>
        <w:t>pR</w:t>
      </w:r>
      <w:r w:rsidR="00EA2817" w:rsidRPr="00C64B7A">
        <w:rPr>
          <w:rFonts w:asciiTheme="majorHAnsi" w:hAnsiTheme="majorHAnsi" w:cstheme="majorHAnsi"/>
        </w:rPr>
        <w:t xml:space="preserve">eMe for fCOVER, fAPAR and LAI and </w:t>
      </w:r>
      <w:r w:rsidR="004B1747" w:rsidRPr="00C64B7A">
        <w:rPr>
          <w:rFonts w:asciiTheme="majorHAnsi" w:hAnsiTheme="majorHAnsi" w:cstheme="majorHAnsi"/>
        </w:rPr>
        <w:t>Nearest N</w:t>
      </w:r>
      <w:r w:rsidR="00EA2817" w:rsidRPr="00C64B7A">
        <w:rPr>
          <w:rFonts w:asciiTheme="majorHAnsi" w:hAnsiTheme="majorHAnsi" w:cstheme="majorHAnsi"/>
        </w:rPr>
        <w:t>eighbour resampling for CWC) resulted in an</w:t>
      </w:r>
      <w:r w:rsidR="00752CE6" w:rsidRPr="00C64B7A">
        <w:rPr>
          <w:rFonts w:asciiTheme="majorHAnsi" w:hAnsiTheme="majorHAnsi" w:cstheme="majorHAnsi"/>
        </w:rPr>
        <w:t xml:space="preserve"> average</w:t>
      </w:r>
      <w:r w:rsidR="00EA2817" w:rsidRPr="00C64B7A">
        <w:rPr>
          <w:rFonts w:asciiTheme="majorHAnsi" w:hAnsiTheme="majorHAnsi" w:cstheme="majorHAnsi"/>
        </w:rPr>
        <w:t xml:space="preserve"> </w:t>
      </w:r>
      <w:r w:rsidR="004B1747" w:rsidRPr="00C64B7A">
        <w:rPr>
          <w:rFonts w:asciiTheme="majorHAnsi" w:hAnsiTheme="majorHAnsi" w:cstheme="majorHAnsi"/>
        </w:rPr>
        <w:t>increase in</w:t>
      </w:r>
      <w:r w:rsidR="00E827BD" w:rsidRPr="00C64B7A">
        <w:rPr>
          <w:rFonts w:asciiTheme="majorHAnsi" w:hAnsiTheme="majorHAnsi" w:cstheme="majorHAnsi"/>
        </w:rPr>
        <w:t xml:space="preserve"> uncertainty </w:t>
      </w:r>
      <w:r w:rsidR="004B1747" w:rsidRPr="00C64B7A">
        <w:rPr>
          <w:rFonts w:asciiTheme="majorHAnsi" w:hAnsiTheme="majorHAnsi" w:cstheme="majorHAnsi"/>
        </w:rPr>
        <w:t>equivalent to</w:t>
      </w:r>
      <w:r w:rsidR="00E827BD" w:rsidRPr="00C64B7A">
        <w:rPr>
          <w:rFonts w:asciiTheme="majorHAnsi" w:hAnsiTheme="majorHAnsi" w:cstheme="majorHAnsi"/>
        </w:rPr>
        <w:t xml:space="preserve"> ~50% of </w:t>
      </w:r>
      <w:r w:rsidR="00FF28B1" w:rsidRPr="00795EBF">
        <w:rPr>
          <w:rFonts w:asciiTheme="majorHAnsi" w:hAnsiTheme="majorHAnsi" w:cstheme="majorHAnsi"/>
        </w:rPr>
        <w:t xml:space="preserve">Global Climate Observing System </w:t>
      </w:r>
      <w:r w:rsidR="00EA2817" w:rsidRPr="00C64B7A">
        <w:rPr>
          <w:rFonts w:asciiTheme="majorHAnsi" w:hAnsiTheme="majorHAnsi" w:cstheme="majorHAnsi"/>
        </w:rPr>
        <w:t>threshold user requirement</w:t>
      </w:r>
      <w:r w:rsidR="00E827BD" w:rsidRPr="00C64B7A">
        <w:rPr>
          <w:rFonts w:asciiTheme="majorHAnsi" w:hAnsiTheme="majorHAnsi" w:cstheme="majorHAnsi"/>
        </w:rPr>
        <w:t>;</w:t>
      </w:r>
      <w:r w:rsidR="00752CE6" w:rsidRPr="00C64B7A">
        <w:rPr>
          <w:rFonts w:asciiTheme="majorHAnsi" w:hAnsiTheme="majorHAnsi" w:cstheme="majorHAnsi"/>
        </w:rPr>
        <w:t xml:space="preserve"> with some </w:t>
      </w:r>
      <w:r w:rsidR="00EA2817" w:rsidRPr="00C64B7A">
        <w:rPr>
          <w:rFonts w:asciiTheme="majorHAnsi" w:hAnsiTheme="majorHAnsi" w:cstheme="majorHAnsi"/>
        </w:rPr>
        <w:t xml:space="preserve">sites approaching 100%. </w:t>
      </w:r>
      <w:r w:rsidR="006002AF" w:rsidRPr="00C64B7A">
        <w:rPr>
          <w:rFonts w:asciiTheme="majorHAnsi" w:hAnsiTheme="majorHAnsi" w:cstheme="majorHAnsi"/>
        </w:rPr>
        <w:t>However, a</w:t>
      </w:r>
      <w:r w:rsidR="004B1747" w:rsidRPr="00C64B7A">
        <w:rPr>
          <w:rFonts w:asciiTheme="majorHAnsi" w:hAnsiTheme="majorHAnsi" w:cstheme="majorHAnsi"/>
        </w:rPr>
        <w:t xml:space="preserve">ll </w:t>
      </w:r>
      <w:r w:rsidR="006002AF" w:rsidRPr="00C64B7A">
        <w:rPr>
          <w:rFonts w:asciiTheme="majorHAnsi" w:hAnsiTheme="majorHAnsi" w:cstheme="majorHAnsi"/>
        </w:rPr>
        <w:t xml:space="preserve">of the </w:t>
      </w:r>
      <w:r w:rsidR="004B1747" w:rsidRPr="00C64B7A">
        <w:rPr>
          <w:rFonts w:asciiTheme="majorHAnsi" w:hAnsiTheme="majorHAnsi" w:cstheme="majorHAnsi"/>
        </w:rPr>
        <w:t>super</w:t>
      </w:r>
      <w:r w:rsidR="00E827BD" w:rsidRPr="00C64B7A">
        <w:rPr>
          <w:rFonts w:asciiTheme="majorHAnsi" w:hAnsiTheme="majorHAnsi" w:cstheme="majorHAnsi"/>
        </w:rPr>
        <w:t xml:space="preserve">-resolution algorithms </w:t>
      </w:r>
      <w:r w:rsidR="00EA2817" w:rsidRPr="00C64B7A">
        <w:rPr>
          <w:rFonts w:asciiTheme="majorHAnsi" w:hAnsiTheme="majorHAnsi" w:cstheme="majorHAnsi"/>
        </w:rPr>
        <w:t>had much better qualitative spatial similarity to reference maps in comparison to nearest neighbour resampling.</w:t>
      </w:r>
      <w:commentRangeEnd w:id="0"/>
      <w:r w:rsidR="009A272B" w:rsidRPr="00C64B7A">
        <w:rPr>
          <w:rStyle w:val="CommentReference"/>
        </w:rPr>
        <w:commentReference w:id="0"/>
      </w:r>
      <w:r w:rsidR="00EA2817" w:rsidRPr="00C64B7A">
        <w:rPr>
          <w:rFonts w:asciiTheme="majorHAnsi" w:hAnsiTheme="majorHAnsi" w:cstheme="majorHAnsi"/>
        </w:rPr>
        <w:t xml:space="preserve"> </w:t>
      </w:r>
      <w:r w:rsidR="004F6BB7" w:rsidRPr="00C64B7A">
        <w:rPr>
          <w:rFonts w:asciiTheme="majorHAnsi" w:hAnsiTheme="majorHAnsi"/>
          <w:lang w:val="en-US"/>
        </w:rPr>
        <w:t>These results suggest that super-resolution downscaling algorithms are useful to improve the qualitative appearance of vegetation patterns at 10m resolution but at the price of a substantial increase in</w:t>
      </w:r>
      <w:r w:rsidR="00FF28B1" w:rsidRPr="00795EBF">
        <w:rPr>
          <w:rFonts w:asciiTheme="majorHAnsi" w:hAnsiTheme="majorHAnsi"/>
          <w:lang w:val="en-US"/>
        </w:rPr>
        <w:t xml:space="preserve"> thematic</w:t>
      </w:r>
      <w:r w:rsidR="004F6BB7" w:rsidRPr="00C64B7A">
        <w:rPr>
          <w:rFonts w:asciiTheme="majorHAnsi" w:hAnsiTheme="majorHAnsi"/>
          <w:lang w:val="en-US"/>
        </w:rPr>
        <w:t xml:space="preserve"> uncertainty.</w:t>
      </w:r>
      <w:r w:rsidR="00EA2817">
        <w:rPr>
          <w:rFonts w:asciiTheme="majorHAnsi" w:hAnsiTheme="majorHAnsi" w:cstheme="majorHAnsi"/>
        </w:rPr>
        <w:t xml:space="preserve">  </w:t>
      </w:r>
    </w:p>
    <w:p w14:paraId="6BE64182" w14:textId="2819E019" w:rsidR="00EA2817" w:rsidRDefault="00EA2817">
      <w:pPr>
        <w:spacing w:line="360" w:lineRule="auto"/>
        <w:rPr>
          <w:rFonts w:asciiTheme="majorHAnsi" w:hAnsiTheme="majorHAnsi" w:cstheme="majorHAnsi"/>
        </w:rPr>
      </w:pPr>
    </w:p>
    <w:p w14:paraId="03B6E226" w14:textId="61A85221" w:rsidR="008D3F18" w:rsidRDefault="008D3F18" w:rsidP="00795EBF">
      <w:pPr>
        <w:pStyle w:val="Heading1"/>
      </w:pPr>
      <w:r>
        <w:t>Key Words</w:t>
      </w:r>
    </w:p>
    <w:p w14:paraId="11639814" w14:textId="1FFD04EC" w:rsidR="008D3F18" w:rsidRDefault="008D3F18">
      <w:pPr>
        <w:spacing w:line="360" w:lineRule="auto"/>
        <w:rPr>
          <w:rFonts w:asciiTheme="majorHAnsi" w:hAnsiTheme="majorHAnsi" w:cstheme="majorHAnsi"/>
        </w:rPr>
      </w:pPr>
    </w:p>
    <w:p w14:paraId="48B29E50" w14:textId="5578D819" w:rsidR="008D3F18" w:rsidRDefault="008D3F18" w:rsidP="00795EBF">
      <w:pPr>
        <w:spacing w:line="360" w:lineRule="auto"/>
        <w:rPr>
          <w:rFonts w:asciiTheme="majorHAnsi" w:hAnsiTheme="majorHAnsi" w:cstheme="majorHAnsi"/>
        </w:rPr>
      </w:pPr>
      <w:r>
        <w:rPr>
          <w:rFonts w:asciiTheme="majorHAnsi" w:hAnsiTheme="majorHAnsi" w:cstheme="majorHAnsi"/>
        </w:rPr>
        <w:t xml:space="preserve">Spatial downscaling, </w:t>
      </w:r>
      <w:r w:rsidR="00384B6D">
        <w:rPr>
          <w:rFonts w:asciiTheme="majorHAnsi" w:hAnsiTheme="majorHAnsi" w:cstheme="majorHAnsi"/>
        </w:rPr>
        <w:t>S</w:t>
      </w:r>
      <w:r>
        <w:rPr>
          <w:rFonts w:asciiTheme="majorHAnsi" w:hAnsiTheme="majorHAnsi" w:cstheme="majorHAnsi"/>
        </w:rPr>
        <w:t>entinel 2, leaf area index, canopy water content, canopy cover, fAPAR, validation</w:t>
      </w:r>
    </w:p>
    <w:p w14:paraId="0DA92AEF" w14:textId="1F9D4EB1" w:rsidR="008D3F18" w:rsidRDefault="008D3F18" w:rsidP="00795EBF">
      <w:pPr>
        <w:spacing w:line="360" w:lineRule="auto"/>
        <w:rPr>
          <w:ins w:id="1" w:author="Fernandes, Richard" w:date="2021-08-20T14:10:00Z"/>
          <w:rFonts w:asciiTheme="majorHAnsi" w:hAnsiTheme="majorHAnsi" w:cstheme="majorHAnsi"/>
        </w:rPr>
      </w:pPr>
    </w:p>
    <w:p w14:paraId="70E0A833" w14:textId="77777777" w:rsidR="00BB611B" w:rsidRPr="002A5268" w:rsidRDefault="00BB611B" w:rsidP="00795EBF">
      <w:pPr>
        <w:spacing w:line="360" w:lineRule="auto"/>
        <w:rPr>
          <w:rFonts w:asciiTheme="majorHAnsi" w:hAnsiTheme="majorHAnsi" w:cstheme="majorHAnsi"/>
        </w:rPr>
      </w:pPr>
    </w:p>
    <w:p w14:paraId="0DF3B87B" w14:textId="37AC6152" w:rsidR="00B94E58" w:rsidRPr="002A5268" w:rsidRDefault="00B94E58" w:rsidP="00795EBF">
      <w:pPr>
        <w:pStyle w:val="Heading1"/>
      </w:pPr>
      <w:r w:rsidRPr="002A5268">
        <w:lastRenderedPageBreak/>
        <w:t>Introduction</w:t>
      </w:r>
    </w:p>
    <w:p w14:paraId="6B1E6A71" w14:textId="77777777" w:rsidR="00B94E58" w:rsidRPr="00795EBF" w:rsidRDefault="00B94E58" w:rsidP="00795EBF">
      <w:pPr>
        <w:spacing w:line="360" w:lineRule="auto"/>
        <w:rPr>
          <w:rFonts w:asciiTheme="majorHAnsi" w:hAnsiTheme="majorHAnsi" w:cstheme="majorHAnsi"/>
        </w:rPr>
      </w:pPr>
    </w:p>
    <w:p w14:paraId="3A25661A" w14:textId="60BC8F71" w:rsidR="009151A2" w:rsidRPr="00795EBF" w:rsidRDefault="00D465D5" w:rsidP="00795EBF">
      <w:pPr>
        <w:spacing w:line="360" w:lineRule="auto"/>
        <w:rPr>
          <w:rFonts w:asciiTheme="majorHAnsi" w:hAnsiTheme="majorHAnsi" w:cstheme="majorHAnsi"/>
        </w:rPr>
      </w:pPr>
      <w:r w:rsidRPr="00795EBF">
        <w:rPr>
          <w:rFonts w:asciiTheme="majorHAnsi" w:hAnsiTheme="majorHAnsi" w:cstheme="majorHAnsi"/>
        </w:rPr>
        <w:t>The Sentinel 2 (S2) mission provide</w:t>
      </w:r>
      <w:r w:rsidR="00312727" w:rsidRPr="00795EBF">
        <w:rPr>
          <w:rFonts w:asciiTheme="majorHAnsi" w:hAnsiTheme="majorHAnsi" w:cstheme="majorHAnsi"/>
        </w:rPr>
        <w:t>s</w:t>
      </w:r>
      <w:r w:rsidRPr="00795EBF">
        <w:rPr>
          <w:rFonts w:asciiTheme="majorHAnsi" w:hAnsiTheme="majorHAnsi" w:cstheme="majorHAnsi"/>
        </w:rPr>
        <w:t xml:space="preserve"> satellite data records </w:t>
      </w:r>
      <w:r w:rsidR="00E3108E" w:rsidRPr="002A5268">
        <w:rPr>
          <w:rFonts w:asciiTheme="majorHAnsi" w:hAnsiTheme="majorHAnsi" w:cstheme="majorHAnsi"/>
        </w:rPr>
        <w:t>for</w:t>
      </w:r>
      <w:r w:rsidRPr="00795EBF">
        <w:rPr>
          <w:rFonts w:asciiTheme="majorHAnsi" w:hAnsiTheme="majorHAnsi" w:cstheme="majorHAnsi"/>
        </w:rPr>
        <w:t xml:space="preserve"> </w:t>
      </w:r>
      <w:r w:rsidR="0051592D">
        <w:rPr>
          <w:rFonts w:asciiTheme="majorHAnsi" w:hAnsiTheme="majorHAnsi" w:cstheme="majorHAnsi"/>
        </w:rPr>
        <w:t xml:space="preserve">global </w:t>
      </w:r>
      <w:r w:rsidR="00481BE4" w:rsidRPr="00795EBF">
        <w:rPr>
          <w:rFonts w:asciiTheme="majorHAnsi" w:hAnsiTheme="majorHAnsi" w:cstheme="majorHAnsi"/>
        </w:rPr>
        <w:t>map</w:t>
      </w:r>
      <w:r w:rsidR="00E3108E" w:rsidRPr="002A5268">
        <w:rPr>
          <w:rFonts w:asciiTheme="majorHAnsi" w:hAnsiTheme="majorHAnsi" w:cstheme="majorHAnsi"/>
        </w:rPr>
        <w:t>ping</w:t>
      </w:r>
      <w:r w:rsidRPr="00795EBF">
        <w:rPr>
          <w:rFonts w:asciiTheme="majorHAnsi" w:hAnsiTheme="majorHAnsi" w:cstheme="majorHAnsi"/>
        </w:rPr>
        <w:t xml:space="preserve"> </w:t>
      </w:r>
      <w:r w:rsidR="0051592D">
        <w:rPr>
          <w:rFonts w:asciiTheme="majorHAnsi" w:hAnsiTheme="majorHAnsi" w:cstheme="majorHAnsi"/>
        </w:rPr>
        <w:t xml:space="preserve">of </w:t>
      </w:r>
      <w:r w:rsidRPr="00795EBF">
        <w:rPr>
          <w:rFonts w:asciiTheme="majorHAnsi" w:hAnsiTheme="majorHAnsi" w:cstheme="majorHAnsi"/>
        </w:rPr>
        <w:t>vegetation biophysical variables (</w:t>
      </w:r>
      <w:r w:rsidR="002A5268" w:rsidRPr="00795EBF">
        <w:rPr>
          <w:rFonts w:asciiTheme="majorHAnsi" w:hAnsiTheme="majorHAnsi" w:cstheme="majorHAnsi"/>
        </w:rPr>
        <w:t xml:space="preserve">Level 2b or L2b </w:t>
      </w:r>
      <w:r w:rsidR="00481BE4" w:rsidRPr="00795EBF">
        <w:rPr>
          <w:rFonts w:asciiTheme="majorHAnsi" w:hAnsiTheme="majorHAnsi" w:cstheme="majorHAnsi"/>
        </w:rPr>
        <w:t>products</w:t>
      </w:r>
      <w:r w:rsidRPr="00795EBF">
        <w:rPr>
          <w:rFonts w:asciiTheme="majorHAnsi" w:hAnsiTheme="majorHAnsi" w:cstheme="majorHAnsi"/>
        </w:rPr>
        <w:t xml:space="preserve">) </w:t>
      </w:r>
      <w:r w:rsidR="00266258" w:rsidRPr="00795EBF">
        <w:rPr>
          <w:rFonts w:asciiTheme="majorHAnsi" w:hAnsiTheme="majorHAnsi" w:cstheme="majorHAnsi"/>
        </w:rPr>
        <w:t xml:space="preserve">(Drusch et al., </w:t>
      </w:r>
      <w:r w:rsidR="00E3394E" w:rsidRPr="00795EBF">
        <w:rPr>
          <w:rFonts w:asciiTheme="majorHAnsi" w:hAnsiTheme="majorHAnsi" w:cstheme="majorHAnsi"/>
        </w:rPr>
        <w:t>2012</w:t>
      </w:r>
      <w:r w:rsidR="00266258" w:rsidRPr="00795EBF">
        <w:rPr>
          <w:rFonts w:asciiTheme="majorHAnsi" w:hAnsiTheme="majorHAnsi" w:cstheme="majorHAnsi"/>
        </w:rPr>
        <w:t xml:space="preserve">). The </w:t>
      </w:r>
      <w:r w:rsidRPr="00795EBF">
        <w:rPr>
          <w:rFonts w:asciiTheme="majorHAnsi" w:hAnsiTheme="majorHAnsi" w:cstheme="majorHAnsi"/>
        </w:rPr>
        <w:t>S2 Multi</w:t>
      </w:r>
      <w:r w:rsidR="006E68E5" w:rsidRPr="00795EBF">
        <w:rPr>
          <w:rFonts w:asciiTheme="majorHAnsi" w:hAnsiTheme="majorHAnsi" w:cstheme="majorHAnsi"/>
        </w:rPr>
        <w:t xml:space="preserve">spectral Instrument (MSI) </w:t>
      </w:r>
      <w:r w:rsidR="002A5268" w:rsidRPr="00795EBF">
        <w:rPr>
          <w:rFonts w:asciiTheme="majorHAnsi" w:hAnsiTheme="majorHAnsi" w:cstheme="majorHAnsi"/>
        </w:rPr>
        <w:t xml:space="preserve">on Sentinel 2A and Sentinel </w:t>
      </w:r>
      <w:r w:rsidR="00BE4AE6" w:rsidRPr="00795EBF">
        <w:rPr>
          <w:rFonts w:asciiTheme="majorHAnsi" w:hAnsiTheme="majorHAnsi" w:cstheme="majorHAnsi"/>
        </w:rPr>
        <w:t xml:space="preserve">2B </w:t>
      </w:r>
      <w:r w:rsidR="0051592D">
        <w:rPr>
          <w:rFonts w:asciiTheme="majorHAnsi" w:hAnsiTheme="majorHAnsi" w:cstheme="majorHAnsi"/>
        </w:rPr>
        <w:t xml:space="preserve">satellites </w:t>
      </w:r>
      <w:r w:rsidR="006E68E5" w:rsidRPr="00795EBF">
        <w:rPr>
          <w:rFonts w:asciiTheme="majorHAnsi" w:hAnsiTheme="majorHAnsi" w:cstheme="majorHAnsi"/>
        </w:rPr>
        <w:t>has 10</w:t>
      </w:r>
      <w:r w:rsidRPr="00795EBF">
        <w:rPr>
          <w:rFonts w:asciiTheme="majorHAnsi" w:hAnsiTheme="majorHAnsi" w:cstheme="majorHAnsi"/>
        </w:rPr>
        <w:t xml:space="preserve"> spectral bands</w:t>
      </w:r>
      <w:r w:rsidR="00686014" w:rsidRPr="00795EBF">
        <w:rPr>
          <w:rFonts w:asciiTheme="majorHAnsi" w:hAnsiTheme="majorHAnsi" w:cstheme="majorHAnsi"/>
        </w:rPr>
        <w:t xml:space="preserve"> for land mapping,</w:t>
      </w:r>
      <w:r w:rsidR="00B934D6" w:rsidRPr="00795EBF">
        <w:rPr>
          <w:rFonts w:asciiTheme="majorHAnsi" w:hAnsiTheme="majorHAnsi" w:cstheme="majorHAnsi"/>
        </w:rPr>
        <w:t xml:space="preserve"> six</w:t>
      </w:r>
      <w:r w:rsidRPr="00795EBF">
        <w:rPr>
          <w:rFonts w:asciiTheme="majorHAnsi" w:hAnsiTheme="majorHAnsi" w:cstheme="majorHAnsi"/>
        </w:rPr>
        <w:t xml:space="preserve"> </w:t>
      </w:r>
      <w:r w:rsidR="006E68E5" w:rsidRPr="00795EBF">
        <w:rPr>
          <w:rFonts w:asciiTheme="majorHAnsi" w:hAnsiTheme="majorHAnsi" w:cstheme="majorHAnsi"/>
        </w:rPr>
        <w:t xml:space="preserve">at 20m </w:t>
      </w:r>
      <w:r w:rsidR="00F56C85" w:rsidRPr="002A5268">
        <w:rPr>
          <w:rFonts w:asciiTheme="majorHAnsi" w:hAnsiTheme="majorHAnsi" w:cstheme="majorHAnsi"/>
        </w:rPr>
        <w:t xml:space="preserve">spatial </w:t>
      </w:r>
      <w:r w:rsidR="00B934D6" w:rsidRPr="00795EBF">
        <w:rPr>
          <w:rFonts w:asciiTheme="majorHAnsi" w:hAnsiTheme="majorHAnsi" w:cstheme="majorHAnsi"/>
        </w:rPr>
        <w:t xml:space="preserve">resolution </w:t>
      </w:r>
      <w:r w:rsidR="00F56C85" w:rsidRPr="002A5268">
        <w:rPr>
          <w:rFonts w:asciiTheme="majorHAnsi" w:hAnsiTheme="majorHAnsi" w:cstheme="majorHAnsi"/>
        </w:rPr>
        <w:t xml:space="preserve">(hereafter </w:t>
      </w:r>
      <w:r w:rsidR="004E1517" w:rsidRPr="002A5268">
        <w:rPr>
          <w:rFonts w:asciiTheme="majorHAnsi" w:hAnsiTheme="majorHAnsi" w:cstheme="majorHAnsi"/>
        </w:rPr>
        <w:t>‘</w:t>
      </w:r>
      <w:r w:rsidR="00F56C85" w:rsidRPr="002A5268">
        <w:rPr>
          <w:rFonts w:asciiTheme="majorHAnsi" w:hAnsiTheme="majorHAnsi" w:cstheme="majorHAnsi"/>
        </w:rPr>
        <w:t xml:space="preserve">resolution’) </w:t>
      </w:r>
      <w:r w:rsidR="00B934D6" w:rsidRPr="00795EBF">
        <w:rPr>
          <w:rFonts w:asciiTheme="majorHAnsi" w:hAnsiTheme="majorHAnsi" w:cstheme="majorHAnsi"/>
        </w:rPr>
        <w:t>and four</w:t>
      </w:r>
      <w:r w:rsidR="00312727" w:rsidRPr="00795EBF">
        <w:rPr>
          <w:rFonts w:asciiTheme="majorHAnsi" w:hAnsiTheme="majorHAnsi" w:cstheme="majorHAnsi"/>
        </w:rPr>
        <w:t xml:space="preserve"> at 10m</w:t>
      </w:r>
      <w:r w:rsidRPr="00795EBF">
        <w:rPr>
          <w:rFonts w:asciiTheme="majorHAnsi" w:hAnsiTheme="majorHAnsi" w:cstheme="majorHAnsi"/>
        </w:rPr>
        <w:t xml:space="preserve"> (</w:t>
      </w:r>
      <w:r w:rsidR="00F628C3" w:rsidRPr="00B11154">
        <w:rPr>
          <w:rFonts w:asciiTheme="majorHAnsi" w:hAnsiTheme="majorHAnsi" w:cstheme="majorHAnsi"/>
        </w:rPr>
        <w:fldChar w:fldCharType="begin"/>
      </w:r>
      <w:r w:rsidR="00F628C3" w:rsidRPr="002A5268">
        <w:rPr>
          <w:rFonts w:asciiTheme="majorHAnsi" w:hAnsiTheme="majorHAnsi" w:cstheme="majorHAnsi"/>
        </w:rPr>
        <w:instrText xml:space="preserve"> REF _Ref71040523 \h </w:instrText>
      </w:r>
      <w:r w:rsidR="00E3394E" w:rsidRPr="00795EBF">
        <w:rPr>
          <w:rFonts w:asciiTheme="majorHAnsi" w:hAnsiTheme="majorHAnsi" w:cstheme="majorHAnsi"/>
        </w:rPr>
        <w:instrText xml:space="preserve"> \* MERGEFORMAT </w:instrText>
      </w:r>
      <w:r w:rsidR="00F628C3" w:rsidRPr="00B11154">
        <w:rPr>
          <w:rFonts w:asciiTheme="majorHAnsi" w:hAnsiTheme="majorHAnsi" w:cstheme="majorHAnsi"/>
        </w:rPr>
      </w:r>
      <w:r w:rsidR="00F628C3" w:rsidRPr="00B11154">
        <w:rPr>
          <w:rFonts w:asciiTheme="majorHAnsi" w:hAnsiTheme="majorHAnsi" w:cstheme="majorHAnsi"/>
        </w:rPr>
        <w:fldChar w:fldCharType="separate"/>
      </w:r>
      <w:r w:rsidR="00F628C3" w:rsidRPr="00795EBF">
        <w:rPr>
          <w:rFonts w:asciiTheme="majorHAnsi" w:hAnsiTheme="majorHAnsi" w:cstheme="majorHAnsi"/>
        </w:rPr>
        <w:t xml:space="preserve">Table </w:t>
      </w:r>
      <w:r w:rsidR="00F628C3" w:rsidRPr="00795EBF">
        <w:rPr>
          <w:rFonts w:asciiTheme="majorHAnsi" w:hAnsiTheme="majorHAnsi" w:cstheme="majorHAnsi"/>
          <w:noProof/>
        </w:rPr>
        <w:t>1</w:t>
      </w:r>
      <w:r w:rsidR="00F628C3" w:rsidRPr="00B11154">
        <w:rPr>
          <w:rFonts w:asciiTheme="majorHAnsi" w:hAnsiTheme="majorHAnsi" w:cstheme="majorHAnsi"/>
        </w:rPr>
        <w:fldChar w:fldCharType="end"/>
      </w:r>
      <w:r w:rsidRPr="00795EBF">
        <w:rPr>
          <w:rFonts w:asciiTheme="majorHAnsi" w:hAnsiTheme="majorHAnsi" w:cstheme="majorHAnsi"/>
        </w:rPr>
        <w:t>)</w:t>
      </w:r>
      <w:r w:rsidR="00686014" w:rsidRPr="00795EBF">
        <w:rPr>
          <w:rFonts w:asciiTheme="majorHAnsi" w:hAnsiTheme="majorHAnsi" w:cstheme="majorHAnsi"/>
        </w:rPr>
        <w:t>, that</w:t>
      </w:r>
      <w:r w:rsidR="006E68E5" w:rsidRPr="00795EBF">
        <w:rPr>
          <w:rFonts w:asciiTheme="majorHAnsi" w:hAnsiTheme="majorHAnsi" w:cstheme="majorHAnsi"/>
        </w:rPr>
        <w:t xml:space="preserve"> </w:t>
      </w:r>
      <w:r w:rsidRPr="00795EBF">
        <w:rPr>
          <w:rFonts w:asciiTheme="majorHAnsi" w:hAnsiTheme="majorHAnsi" w:cstheme="majorHAnsi"/>
        </w:rPr>
        <w:t xml:space="preserve">satisfy </w:t>
      </w:r>
      <w:r w:rsidR="00312727" w:rsidRPr="00795EBF">
        <w:rPr>
          <w:rFonts w:asciiTheme="majorHAnsi" w:hAnsiTheme="majorHAnsi" w:cstheme="majorHAnsi"/>
        </w:rPr>
        <w:t>resolution</w:t>
      </w:r>
      <w:r w:rsidR="00B934D6" w:rsidRPr="00795EBF">
        <w:rPr>
          <w:rFonts w:asciiTheme="majorHAnsi" w:hAnsiTheme="majorHAnsi" w:cstheme="majorHAnsi"/>
        </w:rPr>
        <w:t xml:space="preserve"> </w:t>
      </w:r>
      <w:r w:rsidRPr="00795EBF">
        <w:rPr>
          <w:rFonts w:asciiTheme="majorHAnsi" w:hAnsiTheme="majorHAnsi" w:cstheme="majorHAnsi"/>
        </w:rPr>
        <w:t xml:space="preserve">requirements for global mapping </w:t>
      </w:r>
      <w:r w:rsidR="002A5268" w:rsidRPr="00795EBF">
        <w:rPr>
          <w:rFonts w:asciiTheme="majorHAnsi" w:hAnsiTheme="majorHAnsi" w:cstheme="majorHAnsi"/>
        </w:rPr>
        <w:t>of</w:t>
      </w:r>
      <w:r w:rsidR="00FF28B1">
        <w:rPr>
          <w:rFonts w:asciiTheme="majorHAnsi" w:hAnsiTheme="majorHAnsi" w:cstheme="majorHAnsi"/>
        </w:rPr>
        <w:t xml:space="preserve"> </w:t>
      </w:r>
      <w:r w:rsidR="00384B6D">
        <w:rPr>
          <w:rFonts w:asciiTheme="majorHAnsi" w:hAnsiTheme="majorHAnsi" w:cstheme="majorHAnsi"/>
        </w:rPr>
        <w:t>many</w:t>
      </w:r>
      <w:r w:rsidR="00384B6D" w:rsidRPr="00795EBF">
        <w:rPr>
          <w:rFonts w:asciiTheme="majorHAnsi" w:hAnsiTheme="majorHAnsi" w:cstheme="majorHAnsi"/>
        </w:rPr>
        <w:t xml:space="preserve"> </w:t>
      </w:r>
      <w:r w:rsidR="002A5268" w:rsidRPr="00795EBF">
        <w:rPr>
          <w:rFonts w:asciiTheme="majorHAnsi" w:hAnsiTheme="majorHAnsi" w:cstheme="majorHAnsi"/>
        </w:rPr>
        <w:t>L2b products</w:t>
      </w:r>
      <w:r w:rsidR="00F56C85" w:rsidRPr="002A5268">
        <w:rPr>
          <w:rFonts w:asciiTheme="majorHAnsi" w:hAnsiTheme="majorHAnsi" w:cstheme="majorHAnsi"/>
        </w:rPr>
        <w:t xml:space="preserve"> (</w:t>
      </w:r>
      <w:r w:rsidR="00F628C3" w:rsidRPr="00B11154">
        <w:rPr>
          <w:rFonts w:asciiTheme="majorHAnsi" w:hAnsiTheme="majorHAnsi" w:cstheme="majorHAnsi"/>
        </w:rPr>
        <w:fldChar w:fldCharType="begin"/>
      </w:r>
      <w:r w:rsidR="00F628C3" w:rsidRPr="002A5268">
        <w:rPr>
          <w:rFonts w:asciiTheme="majorHAnsi" w:hAnsiTheme="majorHAnsi" w:cstheme="majorHAnsi"/>
        </w:rPr>
        <w:instrText xml:space="preserve"> REF _Ref71040532 \h </w:instrText>
      </w:r>
      <w:r w:rsidR="004F537B" w:rsidRPr="002A5268">
        <w:rPr>
          <w:rFonts w:asciiTheme="majorHAnsi" w:hAnsiTheme="majorHAnsi" w:cstheme="majorHAnsi"/>
        </w:rPr>
        <w:instrText xml:space="preserve"> \* MERGEFORMAT </w:instrText>
      </w:r>
      <w:r w:rsidR="00F628C3" w:rsidRPr="00B11154">
        <w:rPr>
          <w:rFonts w:asciiTheme="majorHAnsi" w:hAnsiTheme="majorHAnsi" w:cstheme="majorHAnsi"/>
        </w:rPr>
      </w:r>
      <w:r w:rsidR="00F628C3" w:rsidRPr="00B11154">
        <w:rPr>
          <w:rFonts w:asciiTheme="majorHAnsi" w:hAnsiTheme="majorHAnsi" w:cstheme="majorHAnsi"/>
        </w:rPr>
        <w:fldChar w:fldCharType="separate"/>
      </w:r>
      <w:r w:rsidR="00F628C3" w:rsidRPr="00795EBF">
        <w:rPr>
          <w:rFonts w:asciiTheme="majorHAnsi" w:hAnsiTheme="majorHAnsi" w:cstheme="majorHAnsi"/>
        </w:rPr>
        <w:t xml:space="preserve">Table </w:t>
      </w:r>
      <w:r w:rsidR="00F628C3" w:rsidRPr="00795EBF">
        <w:rPr>
          <w:rFonts w:asciiTheme="majorHAnsi" w:hAnsiTheme="majorHAnsi" w:cstheme="majorHAnsi"/>
          <w:noProof/>
        </w:rPr>
        <w:t>2</w:t>
      </w:r>
      <w:r w:rsidR="00F628C3" w:rsidRPr="00B11154">
        <w:rPr>
          <w:rFonts w:asciiTheme="majorHAnsi" w:hAnsiTheme="majorHAnsi" w:cstheme="majorHAnsi"/>
        </w:rPr>
        <w:fldChar w:fldCharType="end"/>
      </w:r>
      <w:r w:rsidR="00F56C85" w:rsidRPr="002A5268">
        <w:rPr>
          <w:rFonts w:asciiTheme="majorHAnsi" w:hAnsiTheme="majorHAnsi" w:cstheme="majorHAnsi"/>
        </w:rPr>
        <w:t>)</w:t>
      </w:r>
      <w:r w:rsidRPr="00795EBF">
        <w:rPr>
          <w:rFonts w:asciiTheme="majorHAnsi" w:hAnsiTheme="majorHAnsi" w:cstheme="majorHAnsi"/>
        </w:rPr>
        <w:t xml:space="preserve">. </w:t>
      </w:r>
      <w:r w:rsidR="00293603" w:rsidRPr="00795EBF">
        <w:rPr>
          <w:rFonts w:asciiTheme="majorHAnsi" w:hAnsiTheme="majorHAnsi" w:cstheme="majorHAnsi"/>
        </w:rPr>
        <w:t>Neverth</w:t>
      </w:r>
      <w:r w:rsidR="006E68E5" w:rsidRPr="00795EBF">
        <w:rPr>
          <w:rFonts w:asciiTheme="majorHAnsi" w:hAnsiTheme="majorHAnsi" w:cstheme="majorHAnsi"/>
        </w:rPr>
        <w:t>e</w:t>
      </w:r>
      <w:r w:rsidR="00293603" w:rsidRPr="00795EBF">
        <w:rPr>
          <w:rFonts w:asciiTheme="majorHAnsi" w:hAnsiTheme="majorHAnsi" w:cstheme="majorHAnsi"/>
        </w:rPr>
        <w:t xml:space="preserve">less, </w:t>
      </w:r>
      <w:r w:rsidR="00312727" w:rsidRPr="00795EBF">
        <w:rPr>
          <w:rFonts w:asciiTheme="majorHAnsi" w:hAnsiTheme="majorHAnsi" w:cstheme="majorHAnsi"/>
        </w:rPr>
        <w:t>the thematic uncertainty of</w:t>
      </w:r>
      <w:r w:rsidR="00F56C85" w:rsidRPr="002A5268">
        <w:rPr>
          <w:rFonts w:asciiTheme="majorHAnsi" w:hAnsiTheme="majorHAnsi" w:cstheme="majorHAnsi"/>
        </w:rPr>
        <w:t xml:space="preserve"> L2b products derived</w:t>
      </w:r>
      <w:r w:rsidR="00312727" w:rsidRPr="00795EBF">
        <w:rPr>
          <w:rFonts w:asciiTheme="majorHAnsi" w:hAnsiTheme="majorHAnsi" w:cstheme="majorHAnsi"/>
        </w:rPr>
        <w:t xml:space="preserve"> </w:t>
      </w:r>
      <w:r w:rsidR="00B934D6" w:rsidRPr="00795EBF">
        <w:rPr>
          <w:rFonts w:asciiTheme="majorHAnsi" w:hAnsiTheme="majorHAnsi" w:cstheme="majorHAnsi"/>
        </w:rPr>
        <w:t xml:space="preserve">from MSI data using the </w:t>
      </w:r>
      <w:r w:rsidR="00481BE4" w:rsidRPr="00795EBF">
        <w:rPr>
          <w:rFonts w:asciiTheme="majorHAnsi" w:hAnsiTheme="majorHAnsi" w:cstheme="majorHAnsi"/>
        </w:rPr>
        <w:t xml:space="preserve">baseline Simplified Level 2 Prototype Processor (SL2P, Weiss and Baret, 2016) </w:t>
      </w:r>
      <w:r w:rsidR="006E68E5" w:rsidRPr="00795EBF">
        <w:rPr>
          <w:rFonts w:asciiTheme="majorHAnsi" w:hAnsiTheme="majorHAnsi" w:cstheme="majorHAnsi"/>
        </w:rPr>
        <w:t xml:space="preserve">does not consistently satisfy </w:t>
      </w:r>
      <w:r w:rsidR="00312727" w:rsidRPr="00795EBF">
        <w:rPr>
          <w:rFonts w:asciiTheme="majorHAnsi" w:hAnsiTheme="majorHAnsi" w:cstheme="majorHAnsi"/>
        </w:rPr>
        <w:t>threshold user requirements over he</w:t>
      </w:r>
      <w:r w:rsidR="006E68E5" w:rsidRPr="00795EBF">
        <w:rPr>
          <w:rFonts w:asciiTheme="majorHAnsi" w:hAnsiTheme="majorHAnsi" w:cstheme="majorHAnsi"/>
        </w:rPr>
        <w:t xml:space="preserve">terogeneous natural landscapes </w:t>
      </w:r>
      <w:r w:rsidR="008F3E40" w:rsidRPr="00795EBF">
        <w:rPr>
          <w:rFonts w:asciiTheme="majorHAnsi" w:hAnsiTheme="majorHAnsi" w:cstheme="majorHAnsi"/>
        </w:rPr>
        <w:t xml:space="preserve">(Brown et al, </w:t>
      </w:r>
      <w:r w:rsidR="00475275" w:rsidRPr="002A5268">
        <w:rPr>
          <w:rFonts w:asciiTheme="majorHAnsi" w:hAnsiTheme="majorHAnsi" w:cstheme="majorHAnsi"/>
        </w:rPr>
        <w:t>2019</w:t>
      </w:r>
      <w:r w:rsidR="008F3E40" w:rsidRPr="00795EBF">
        <w:rPr>
          <w:rFonts w:asciiTheme="majorHAnsi" w:hAnsiTheme="majorHAnsi" w:cstheme="majorHAnsi"/>
        </w:rPr>
        <w:t xml:space="preserve">; </w:t>
      </w:r>
      <w:r w:rsidR="00F869CD" w:rsidRPr="002A5268">
        <w:rPr>
          <w:rFonts w:asciiTheme="majorHAnsi" w:hAnsiTheme="majorHAnsi" w:cstheme="majorHAnsi"/>
        </w:rPr>
        <w:t xml:space="preserve">Hu et al., 2020; </w:t>
      </w:r>
      <w:r w:rsidR="008F3E40" w:rsidRPr="00795EBF">
        <w:rPr>
          <w:rFonts w:asciiTheme="majorHAnsi" w:hAnsiTheme="majorHAnsi" w:cstheme="majorHAnsi"/>
        </w:rPr>
        <w:t>Brown et al.</w:t>
      </w:r>
      <w:r w:rsidR="007641A3">
        <w:rPr>
          <w:rFonts w:asciiTheme="majorHAnsi" w:hAnsiTheme="majorHAnsi" w:cstheme="majorHAnsi"/>
        </w:rPr>
        <w:t>,</w:t>
      </w:r>
      <w:r w:rsidR="008F3E40" w:rsidRPr="00795EBF">
        <w:rPr>
          <w:rFonts w:asciiTheme="majorHAnsi" w:hAnsiTheme="majorHAnsi" w:cstheme="majorHAnsi"/>
        </w:rPr>
        <w:t xml:space="preserve"> </w:t>
      </w:r>
      <w:r w:rsidR="00475275" w:rsidRPr="002A5268">
        <w:rPr>
          <w:rFonts w:asciiTheme="majorHAnsi" w:hAnsiTheme="majorHAnsi" w:cstheme="majorHAnsi"/>
        </w:rPr>
        <w:t>2021</w:t>
      </w:r>
      <w:r w:rsidR="006E68E5" w:rsidRPr="00795EBF">
        <w:rPr>
          <w:rFonts w:asciiTheme="majorHAnsi" w:hAnsiTheme="majorHAnsi" w:cstheme="majorHAnsi"/>
        </w:rPr>
        <w:t>)</w:t>
      </w:r>
      <w:r w:rsidR="00312727" w:rsidRPr="00795EBF">
        <w:rPr>
          <w:rFonts w:asciiTheme="majorHAnsi" w:hAnsiTheme="majorHAnsi" w:cstheme="majorHAnsi"/>
        </w:rPr>
        <w:t xml:space="preserve">. </w:t>
      </w:r>
    </w:p>
    <w:p w14:paraId="47CAB78E" w14:textId="77777777" w:rsidR="009151A2" w:rsidRPr="00795EBF" w:rsidRDefault="009151A2" w:rsidP="00795EBF">
      <w:pPr>
        <w:spacing w:line="360" w:lineRule="auto"/>
        <w:rPr>
          <w:sz w:val="20"/>
          <w:szCs w:val="20"/>
        </w:rPr>
      </w:pPr>
    </w:p>
    <w:p w14:paraId="46F0A0B2" w14:textId="3CD7C7BB" w:rsidR="00266258" w:rsidRPr="00795EBF" w:rsidRDefault="00312727" w:rsidP="00795EBF">
      <w:pPr>
        <w:spacing w:line="360" w:lineRule="auto"/>
        <w:rPr>
          <w:rFonts w:asciiTheme="majorHAnsi" w:hAnsiTheme="majorHAnsi" w:cstheme="majorHAnsi"/>
        </w:rPr>
      </w:pPr>
      <w:r w:rsidRPr="00795EBF">
        <w:rPr>
          <w:rFonts w:asciiTheme="majorHAnsi" w:hAnsiTheme="majorHAnsi" w:cstheme="majorHAnsi"/>
        </w:rPr>
        <w:t xml:space="preserve">Increasing the resolution of MSI surface reflectance </w:t>
      </w:r>
      <w:r w:rsidR="00481BE4" w:rsidRPr="00795EBF">
        <w:rPr>
          <w:rFonts w:asciiTheme="majorHAnsi" w:hAnsiTheme="majorHAnsi" w:cstheme="majorHAnsi"/>
        </w:rPr>
        <w:t xml:space="preserve">imagery </w:t>
      </w:r>
      <w:r w:rsidR="00F56C85" w:rsidRPr="002A5268">
        <w:rPr>
          <w:rFonts w:asciiTheme="majorHAnsi" w:hAnsiTheme="majorHAnsi" w:cstheme="majorHAnsi"/>
        </w:rPr>
        <w:t>(Level 2a or L2</w:t>
      </w:r>
      <w:r w:rsidR="00384B6D">
        <w:rPr>
          <w:rFonts w:asciiTheme="majorHAnsi" w:hAnsiTheme="majorHAnsi" w:cstheme="majorHAnsi"/>
        </w:rPr>
        <w:t>a</w:t>
      </w:r>
      <w:r w:rsidR="00F56C85" w:rsidRPr="002A5268">
        <w:rPr>
          <w:rFonts w:asciiTheme="majorHAnsi" w:hAnsiTheme="majorHAnsi" w:cstheme="majorHAnsi"/>
        </w:rPr>
        <w:t xml:space="preserve"> products) </w:t>
      </w:r>
      <w:r w:rsidR="00481BE4" w:rsidRPr="00795EBF">
        <w:rPr>
          <w:rFonts w:asciiTheme="majorHAnsi" w:hAnsiTheme="majorHAnsi" w:cstheme="majorHAnsi"/>
        </w:rPr>
        <w:t xml:space="preserve">used as input to </w:t>
      </w:r>
      <w:r w:rsidR="00F56C85" w:rsidRPr="002A5268">
        <w:rPr>
          <w:rFonts w:asciiTheme="majorHAnsi" w:hAnsiTheme="majorHAnsi" w:cstheme="majorHAnsi"/>
        </w:rPr>
        <w:t>algorithm</w:t>
      </w:r>
      <w:r w:rsidR="00167A57" w:rsidRPr="002A5268">
        <w:rPr>
          <w:rFonts w:asciiTheme="majorHAnsi" w:hAnsiTheme="majorHAnsi" w:cstheme="majorHAnsi"/>
        </w:rPr>
        <w:t>s</w:t>
      </w:r>
      <w:r w:rsidR="00F56C85" w:rsidRPr="002A5268">
        <w:rPr>
          <w:rFonts w:asciiTheme="majorHAnsi" w:hAnsiTheme="majorHAnsi" w:cstheme="majorHAnsi"/>
        </w:rPr>
        <w:t xml:space="preserve"> such as </w:t>
      </w:r>
      <w:r w:rsidR="00481BE4" w:rsidRPr="00795EBF">
        <w:rPr>
          <w:rFonts w:asciiTheme="majorHAnsi" w:hAnsiTheme="majorHAnsi" w:cstheme="majorHAnsi"/>
        </w:rPr>
        <w:t>SL2P</w:t>
      </w:r>
      <w:r w:rsidR="00F56C85" w:rsidRPr="002A5268">
        <w:rPr>
          <w:rFonts w:asciiTheme="majorHAnsi" w:hAnsiTheme="majorHAnsi" w:cstheme="majorHAnsi"/>
        </w:rPr>
        <w:t xml:space="preserve"> </w:t>
      </w:r>
      <w:r w:rsidRPr="00795EBF">
        <w:rPr>
          <w:rFonts w:asciiTheme="majorHAnsi" w:hAnsiTheme="majorHAnsi" w:cstheme="majorHAnsi"/>
        </w:rPr>
        <w:t xml:space="preserve">may decrease thematic uncertainty due to the non-linear relationship between reflectance and </w:t>
      </w:r>
      <w:r w:rsidR="00B934D6" w:rsidRPr="00795EBF">
        <w:rPr>
          <w:rFonts w:asciiTheme="majorHAnsi" w:hAnsiTheme="majorHAnsi" w:cstheme="majorHAnsi"/>
        </w:rPr>
        <w:t>canopy variables</w:t>
      </w:r>
      <w:r w:rsidR="00D2667F" w:rsidRPr="002A5268">
        <w:rPr>
          <w:rFonts w:asciiTheme="majorHAnsi" w:hAnsiTheme="majorHAnsi" w:cstheme="majorHAnsi"/>
        </w:rPr>
        <w:t xml:space="preserve"> (Baret and Guyot, </w:t>
      </w:r>
      <w:r w:rsidR="00167A57" w:rsidRPr="002A5268">
        <w:rPr>
          <w:rFonts w:asciiTheme="majorHAnsi" w:hAnsiTheme="majorHAnsi" w:cstheme="majorHAnsi"/>
        </w:rPr>
        <w:t>1991</w:t>
      </w:r>
      <w:r w:rsidR="00D2667F" w:rsidRPr="002A5268">
        <w:rPr>
          <w:rFonts w:asciiTheme="majorHAnsi" w:hAnsiTheme="majorHAnsi" w:cstheme="majorHAnsi"/>
        </w:rPr>
        <w:t>)</w:t>
      </w:r>
      <w:r w:rsidRPr="00795EBF">
        <w:rPr>
          <w:rFonts w:asciiTheme="majorHAnsi" w:hAnsiTheme="majorHAnsi" w:cstheme="majorHAnsi"/>
        </w:rPr>
        <w:t xml:space="preserve">. </w:t>
      </w:r>
      <w:r w:rsidR="00167A57" w:rsidRPr="002A5268">
        <w:rPr>
          <w:rFonts w:asciiTheme="majorHAnsi" w:hAnsiTheme="majorHAnsi" w:cstheme="majorHAnsi"/>
        </w:rPr>
        <w:t>Zhang et al. (</w:t>
      </w:r>
      <w:r w:rsidR="00364951" w:rsidRPr="002A5268">
        <w:rPr>
          <w:rFonts w:asciiTheme="majorHAnsi" w:hAnsiTheme="majorHAnsi" w:cstheme="majorHAnsi"/>
        </w:rPr>
        <w:t>2019</w:t>
      </w:r>
      <w:r w:rsidR="00167A57" w:rsidRPr="002A5268">
        <w:rPr>
          <w:rFonts w:asciiTheme="majorHAnsi" w:hAnsiTheme="majorHAnsi" w:cstheme="majorHAnsi"/>
        </w:rPr>
        <w:t xml:space="preserve">) </w:t>
      </w:r>
      <w:r w:rsidR="00E76BB5">
        <w:rPr>
          <w:rFonts w:asciiTheme="majorHAnsi" w:hAnsiTheme="majorHAnsi" w:cstheme="majorHAnsi"/>
        </w:rPr>
        <w:t xml:space="preserve">observed </w:t>
      </w:r>
      <w:r w:rsidR="00167A57" w:rsidRPr="002A5268">
        <w:rPr>
          <w:rFonts w:asciiTheme="majorHAnsi" w:hAnsiTheme="majorHAnsi" w:cstheme="majorHAnsi"/>
        </w:rPr>
        <w:t>a</w:t>
      </w:r>
      <w:r w:rsidR="00364951" w:rsidRPr="002A5268">
        <w:rPr>
          <w:rFonts w:asciiTheme="majorHAnsi" w:hAnsiTheme="majorHAnsi" w:cstheme="majorHAnsi"/>
        </w:rPr>
        <w:t xml:space="preserve"> </w:t>
      </w:r>
      <w:r w:rsidR="00364951" w:rsidRPr="0026447C">
        <w:rPr>
          <w:rFonts w:asciiTheme="majorHAnsi" w:hAnsiTheme="majorHAnsi" w:cstheme="majorHAnsi"/>
        </w:rPr>
        <w:t xml:space="preserve">~25% increase in </w:t>
      </w:r>
      <w:r w:rsidR="00B01C7E" w:rsidRPr="00795EBF">
        <w:rPr>
          <w:rFonts w:asciiTheme="majorHAnsi" w:hAnsiTheme="majorHAnsi" w:cstheme="majorHAnsi"/>
        </w:rPr>
        <w:t>coefficient</w:t>
      </w:r>
      <w:r w:rsidR="002A5268" w:rsidRPr="00795EBF">
        <w:rPr>
          <w:rFonts w:asciiTheme="majorHAnsi" w:hAnsiTheme="majorHAnsi" w:cstheme="majorHAnsi"/>
        </w:rPr>
        <w:t xml:space="preserve"> of determination</w:t>
      </w:r>
      <w:r w:rsidR="00E76BB5">
        <w:rPr>
          <w:rFonts w:asciiTheme="majorHAnsi" w:hAnsiTheme="majorHAnsi" w:cstheme="majorHAnsi"/>
        </w:rPr>
        <w:t xml:space="preserve">  (</w:t>
      </w:r>
      <w:r w:rsidR="00364951" w:rsidRPr="0026447C">
        <w:rPr>
          <w:rFonts w:asciiTheme="majorHAnsi" w:hAnsiTheme="majorHAnsi" w:cstheme="majorHAnsi"/>
        </w:rPr>
        <w:t>r</w:t>
      </w:r>
      <w:r w:rsidR="00364951" w:rsidRPr="00795EBF">
        <w:rPr>
          <w:rFonts w:asciiTheme="majorHAnsi" w:hAnsiTheme="majorHAnsi" w:cstheme="majorHAnsi"/>
          <w:vertAlign w:val="superscript"/>
        </w:rPr>
        <w:t>2</w:t>
      </w:r>
      <w:r w:rsidR="00E76BB5">
        <w:rPr>
          <w:rFonts w:asciiTheme="majorHAnsi" w:hAnsiTheme="majorHAnsi" w:cstheme="majorHAnsi"/>
        </w:rPr>
        <w:t>)</w:t>
      </w:r>
      <w:r w:rsidR="00364951" w:rsidRPr="0026447C">
        <w:rPr>
          <w:rFonts w:asciiTheme="majorHAnsi" w:hAnsiTheme="majorHAnsi" w:cstheme="majorHAnsi"/>
        </w:rPr>
        <w:t xml:space="preserve"> and 0.18 </w:t>
      </w:r>
      <w:r w:rsidR="00364951" w:rsidRPr="002A5268">
        <w:rPr>
          <w:rFonts w:asciiTheme="majorHAnsi" w:hAnsiTheme="majorHAnsi" w:cstheme="majorHAnsi"/>
        </w:rPr>
        <w:t xml:space="preserve">decrease in </w:t>
      </w:r>
      <w:r w:rsidR="002A5268" w:rsidRPr="00795EBF">
        <w:rPr>
          <w:rFonts w:asciiTheme="majorHAnsi" w:hAnsiTheme="majorHAnsi" w:cstheme="majorHAnsi"/>
        </w:rPr>
        <w:t xml:space="preserve">root mean square error </w:t>
      </w:r>
      <w:r w:rsidR="00E76BB5">
        <w:rPr>
          <w:rFonts w:asciiTheme="majorHAnsi" w:hAnsiTheme="majorHAnsi" w:cstheme="majorHAnsi"/>
        </w:rPr>
        <w:t>(</w:t>
      </w:r>
      <w:r w:rsidR="002A5268" w:rsidRPr="00795EBF">
        <w:rPr>
          <w:rFonts w:asciiTheme="majorHAnsi" w:hAnsiTheme="majorHAnsi" w:cstheme="majorHAnsi"/>
        </w:rPr>
        <w:t>RMSE</w:t>
      </w:r>
      <w:r w:rsidR="00E76BB5">
        <w:rPr>
          <w:rFonts w:asciiTheme="majorHAnsi" w:hAnsiTheme="majorHAnsi" w:cstheme="majorHAnsi"/>
        </w:rPr>
        <w:t>)</w:t>
      </w:r>
      <w:r w:rsidR="00364951" w:rsidRPr="002A5268">
        <w:rPr>
          <w:rFonts w:asciiTheme="majorHAnsi" w:hAnsiTheme="majorHAnsi" w:cstheme="majorHAnsi"/>
        </w:rPr>
        <w:t xml:space="preserve"> </w:t>
      </w:r>
      <w:r w:rsidR="009D769E" w:rsidRPr="00795EBF">
        <w:rPr>
          <w:rFonts w:asciiTheme="majorHAnsi" w:hAnsiTheme="majorHAnsi" w:cstheme="majorHAnsi"/>
        </w:rPr>
        <w:t xml:space="preserve">for predicting leaf area index </w:t>
      </w:r>
      <w:r w:rsidR="00364951" w:rsidRPr="002A5268">
        <w:rPr>
          <w:rFonts w:asciiTheme="majorHAnsi" w:hAnsiTheme="majorHAnsi" w:cstheme="majorHAnsi"/>
        </w:rPr>
        <w:t xml:space="preserve">over </w:t>
      </w:r>
      <w:r w:rsidR="00CF607E" w:rsidRPr="002A5268">
        <w:rPr>
          <w:rFonts w:asciiTheme="majorHAnsi" w:hAnsiTheme="majorHAnsi" w:cstheme="majorHAnsi"/>
        </w:rPr>
        <w:t>c</w:t>
      </w:r>
      <w:r w:rsidR="00364951" w:rsidRPr="002A5268">
        <w:rPr>
          <w:rFonts w:asciiTheme="majorHAnsi" w:hAnsiTheme="majorHAnsi" w:cstheme="majorHAnsi"/>
        </w:rPr>
        <w:t>orn fields when using 10m downscaled versus 20m original L2a products</w:t>
      </w:r>
      <w:r w:rsidR="00E76BB5">
        <w:rPr>
          <w:rFonts w:asciiTheme="majorHAnsi" w:hAnsiTheme="majorHAnsi" w:cstheme="majorHAnsi"/>
        </w:rPr>
        <w:t xml:space="preserve"> as input to an algorithm similar to SL2P</w:t>
      </w:r>
      <w:r w:rsidR="00364951" w:rsidRPr="002A5268">
        <w:rPr>
          <w:rFonts w:asciiTheme="majorHAnsi" w:hAnsiTheme="majorHAnsi" w:cstheme="majorHAnsi"/>
        </w:rPr>
        <w:t xml:space="preserve">. </w:t>
      </w:r>
      <w:r w:rsidR="00E76BB5">
        <w:rPr>
          <w:rFonts w:asciiTheme="majorHAnsi" w:hAnsiTheme="majorHAnsi" w:cstheme="majorHAnsi"/>
        </w:rPr>
        <w:t>Increasing</w:t>
      </w:r>
      <w:r w:rsidR="004E3A38" w:rsidRPr="00795EBF">
        <w:rPr>
          <w:rFonts w:asciiTheme="majorHAnsi" w:hAnsiTheme="majorHAnsi" w:cstheme="majorHAnsi"/>
        </w:rPr>
        <w:t xml:space="preserve"> resolution also </w:t>
      </w:r>
      <w:r w:rsidR="006E68E5" w:rsidRPr="00795EBF">
        <w:rPr>
          <w:rFonts w:asciiTheme="majorHAnsi" w:hAnsiTheme="majorHAnsi" w:cstheme="majorHAnsi"/>
        </w:rPr>
        <w:t>increase</w:t>
      </w:r>
      <w:r w:rsidR="004E1517" w:rsidRPr="002A5268">
        <w:rPr>
          <w:rFonts w:asciiTheme="majorHAnsi" w:hAnsiTheme="majorHAnsi" w:cstheme="majorHAnsi"/>
        </w:rPr>
        <w:t>s</w:t>
      </w:r>
      <w:r w:rsidR="006E68E5" w:rsidRPr="00795EBF">
        <w:rPr>
          <w:rFonts w:asciiTheme="majorHAnsi" w:hAnsiTheme="majorHAnsi" w:cstheme="majorHAnsi"/>
        </w:rPr>
        <w:t xml:space="preserve"> the number of pixels falling</w:t>
      </w:r>
      <w:r w:rsidR="004E3A38" w:rsidRPr="00795EBF">
        <w:rPr>
          <w:rFonts w:asciiTheme="majorHAnsi" w:hAnsiTheme="majorHAnsi" w:cstheme="majorHAnsi"/>
        </w:rPr>
        <w:t xml:space="preserve"> with</w:t>
      </w:r>
      <w:r w:rsidR="006E68E5" w:rsidRPr="00795EBF">
        <w:rPr>
          <w:rFonts w:asciiTheme="majorHAnsi" w:hAnsiTheme="majorHAnsi" w:cstheme="majorHAnsi"/>
        </w:rPr>
        <w:t>in</w:t>
      </w:r>
      <w:r w:rsidR="004E3A38" w:rsidRPr="00795EBF">
        <w:rPr>
          <w:rFonts w:asciiTheme="majorHAnsi" w:hAnsiTheme="majorHAnsi" w:cstheme="majorHAnsi"/>
        </w:rPr>
        <w:t xml:space="preserve"> narrow or small dis</w:t>
      </w:r>
      <w:r w:rsidR="006E68E5" w:rsidRPr="00795EBF">
        <w:rPr>
          <w:rFonts w:asciiTheme="majorHAnsi" w:hAnsiTheme="majorHAnsi" w:cstheme="majorHAnsi"/>
        </w:rPr>
        <w:t>t</w:t>
      </w:r>
      <w:r w:rsidR="004E3A38" w:rsidRPr="00795EBF">
        <w:rPr>
          <w:rFonts w:asciiTheme="majorHAnsi" w:hAnsiTheme="majorHAnsi" w:cstheme="majorHAnsi"/>
        </w:rPr>
        <w:t>urbances such as exploration corridors and well-heads, veget</w:t>
      </w:r>
      <w:r w:rsidR="006E68E5" w:rsidRPr="00795EBF">
        <w:rPr>
          <w:rFonts w:asciiTheme="majorHAnsi" w:hAnsiTheme="majorHAnsi" w:cstheme="majorHAnsi"/>
        </w:rPr>
        <w:t>ation harvest and regeneration,</w:t>
      </w:r>
      <w:r w:rsidR="004E3A38" w:rsidRPr="00795EBF">
        <w:rPr>
          <w:rFonts w:asciiTheme="majorHAnsi" w:hAnsiTheme="majorHAnsi" w:cstheme="majorHAnsi"/>
        </w:rPr>
        <w:t xml:space="preserve"> and (sub)urban infrastructure</w:t>
      </w:r>
      <w:r w:rsidR="0074757F" w:rsidRPr="002A5268">
        <w:rPr>
          <w:rFonts w:asciiTheme="majorHAnsi" w:hAnsiTheme="majorHAnsi" w:cstheme="majorHAnsi"/>
        </w:rPr>
        <w:t xml:space="preserve"> (</w:t>
      </w:r>
      <w:r w:rsidR="00AF10A1" w:rsidRPr="002A5268">
        <w:rPr>
          <w:rFonts w:asciiTheme="majorHAnsi" w:hAnsiTheme="majorHAnsi" w:cstheme="majorHAnsi"/>
        </w:rPr>
        <w:t>Delangre</w:t>
      </w:r>
      <w:r w:rsidR="0074757F" w:rsidRPr="002A5268">
        <w:rPr>
          <w:rFonts w:asciiTheme="majorHAnsi" w:hAnsiTheme="majorHAnsi" w:cstheme="majorHAnsi"/>
        </w:rPr>
        <w:t xml:space="preserve"> et al.</w:t>
      </w:r>
      <w:r w:rsidR="00AF10A1" w:rsidRPr="002A5268">
        <w:rPr>
          <w:rFonts w:asciiTheme="majorHAnsi" w:hAnsiTheme="majorHAnsi" w:cstheme="majorHAnsi"/>
        </w:rPr>
        <w:t xml:space="preserve">, </w:t>
      </w:r>
      <w:r w:rsidR="0074757F" w:rsidRPr="002A5268">
        <w:rPr>
          <w:rFonts w:asciiTheme="majorHAnsi" w:hAnsiTheme="majorHAnsi" w:cstheme="majorHAnsi"/>
        </w:rPr>
        <w:t>201</w:t>
      </w:r>
      <w:r w:rsidR="00BE1952">
        <w:rPr>
          <w:rFonts w:asciiTheme="majorHAnsi" w:hAnsiTheme="majorHAnsi" w:cstheme="majorHAnsi"/>
        </w:rPr>
        <w:t>7</w:t>
      </w:r>
      <w:r w:rsidR="0074757F" w:rsidRPr="002A5268">
        <w:rPr>
          <w:rFonts w:asciiTheme="majorHAnsi" w:hAnsiTheme="majorHAnsi" w:cstheme="majorHAnsi"/>
        </w:rPr>
        <w:t>).</w:t>
      </w:r>
    </w:p>
    <w:p w14:paraId="1851ABE7" w14:textId="77777777" w:rsidR="009151A2" w:rsidRPr="00795EBF" w:rsidRDefault="009151A2" w:rsidP="00795EBF">
      <w:pPr>
        <w:spacing w:line="360" w:lineRule="auto"/>
        <w:rPr>
          <w:sz w:val="20"/>
          <w:szCs w:val="20"/>
        </w:rPr>
      </w:pPr>
    </w:p>
    <w:p w14:paraId="103C6B3A" w14:textId="465054D0" w:rsidR="009151A2" w:rsidRPr="00795EBF" w:rsidRDefault="00F56C85" w:rsidP="00795EBF">
      <w:pPr>
        <w:spacing w:line="360" w:lineRule="auto"/>
        <w:rPr>
          <w:rFonts w:asciiTheme="majorHAnsi" w:hAnsiTheme="majorHAnsi" w:cstheme="majorHAnsi"/>
        </w:rPr>
      </w:pPr>
      <w:r w:rsidRPr="002842B0">
        <w:rPr>
          <w:rFonts w:asciiTheme="majorHAnsi" w:hAnsiTheme="majorHAnsi" w:cstheme="majorHAnsi"/>
        </w:rPr>
        <w:t>Two</w:t>
      </w:r>
      <w:r w:rsidR="009151A2" w:rsidRPr="00795EBF">
        <w:rPr>
          <w:rFonts w:asciiTheme="majorHAnsi" w:hAnsiTheme="majorHAnsi" w:cstheme="majorHAnsi"/>
        </w:rPr>
        <w:t xml:space="preserve"> general approaches for increasing the resolution of</w:t>
      </w:r>
      <w:r w:rsidRPr="002842B0">
        <w:rPr>
          <w:rFonts w:asciiTheme="majorHAnsi" w:hAnsiTheme="majorHAnsi" w:cstheme="majorHAnsi"/>
        </w:rPr>
        <w:t xml:space="preserve"> MSI</w:t>
      </w:r>
      <w:r w:rsidR="009151A2" w:rsidRPr="00795EBF">
        <w:rPr>
          <w:rFonts w:asciiTheme="majorHAnsi" w:hAnsiTheme="majorHAnsi" w:cstheme="majorHAnsi"/>
        </w:rPr>
        <w:t xml:space="preserve"> </w:t>
      </w:r>
      <w:r w:rsidRPr="002842B0">
        <w:rPr>
          <w:rFonts w:asciiTheme="majorHAnsi" w:hAnsiTheme="majorHAnsi" w:cstheme="majorHAnsi"/>
        </w:rPr>
        <w:t>L2b</w:t>
      </w:r>
      <w:r w:rsidRPr="00795EBF">
        <w:rPr>
          <w:rFonts w:asciiTheme="majorHAnsi" w:hAnsiTheme="majorHAnsi" w:cstheme="majorHAnsi"/>
        </w:rPr>
        <w:t xml:space="preserve"> </w:t>
      </w:r>
      <w:r w:rsidR="009151A2" w:rsidRPr="00795EBF">
        <w:rPr>
          <w:rFonts w:asciiTheme="majorHAnsi" w:hAnsiTheme="majorHAnsi" w:cstheme="majorHAnsi"/>
        </w:rPr>
        <w:t>products</w:t>
      </w:r>
      <w:r w:rsidRPr="002842B0">
        <w:rPr>
          <w:rFonts w:asciiTheme="majorHAnsi" w:hAnsiTheme="majorHAnsi" w:cstheme="majorHAnsi"/>
        </w:rPr>
        <w:t xml:space="preserve"> are</w:t>
      </w:r>
      <w:r w:rsidR="009151A2" w:rsidRPr="00795EBF">
        <w:rPr>
          <w:rFonts w:asciiTheme="majorHAnsi" w:hAnsiTheme="majorHAnsi" w:cstheme="majorHAnsi"/>
        </w:rPr>
        <w:t>:</w:t>
      </w:r>
      <w:r w:rsidR="00D2667F" w:rsidRPr="002842B0">
        <w:rPr>
          <w:rFonts w:asciiTheme="majorHAnsi" w:hAnsiTheme="majorHAnsi" w:cstheme="majorHAnsi"/>
        </w:rPr>
        <w:t xml:space="preserve"> i)</w:t>
      </w:r>
      <w:r w:rsidR="009151A2" w:rsidRPr="00795EBF">
        <w:rPr>
          <w:rFonts w:asciiTheme="majorHAnsi" w:hAnsiTheme="majorHAnsi" w:cstheme="majorHAnsi"/>
        </w:rPr>
        <w:t xml:space="preserve"> using retrieval algorithms that only use 10m bands</w:t>
      </w:r>
      <w:r w:rsidRPr="002842B0">
        <w:rPr>
          <w:rFonts w:asciiTheme="majorHAnsi" w:hAnsiTheme="majorHAnsi" w:cstheme="majorHAnsi"/>
        </w:rPr>
        <w:t xml:space="preserve"> (‘feature selection’)</w:t>
      </w:r>
      <w:r w:rsidR="009151A2" w:rsidRPr="00795EBF">
        <w:rPr>
          <w:rFonts w:asciiTheme="majorHAnsi" w:hAnsiTheme="majorHAnsi" w:cstheme="majorHAnsi"/>
        </w:rPr>
        <w:t xml:space="preserve">, </w:t>
      </w:r>
      <w:r w:rsidR="002842B0" w:rsidRPr="00795EBF">
        <w:rPr>
          <w:rFonts w:asciiTheme="majorHAnsi" w:hAnsiTheme="majorHAnsi" w:cstheme="majorHAnsi"/>
        </w:rPr>
        <w:t>and</w:t>
      </w:r>
      <w:r w:rsidR="009151A2" w:rsidRPr="00795EBF">
        <w:rPr>
          <w:rFonts w:asciiTheme="majorHAnsi" w:hAnsiTheme="majorHAnsi" w:cstheme="majorHAnsi"/>
        </w:rPr>
        <w:t xml:space="preserve"> </w:t>
      </w:r>
      <w:r w:rsidR="00D2667F" w:rsidRPr="002842B0">
        <w:rPr>
          <w:rFonts w:asciiTheme="majorHAnsi" w:hAnsiTheme="majorHAnsi" w:cstheme="majorHAnsi"/>
        </w:rPr>
        <w:t xml:space="preserve">ii) </w:t>
      </w:r>
      <w:r w:rsidR="009151A2" w:rsidRPr="00795EBF">
        <w:rPr>
          <w:rFonts w:asciiTheme="majorHAnsi" w:hAnsiTheme="majorHAnsi" w:cstheme="majorHAnsi"/>
        </w:rPr>
        <w:t>estimating higher resolution input bands or products fro</w:t>
      </w:r>
      <w:r w:rsidR="004E1517" w:rsidRPr="002842B0">
        <w:rPr>
          <w:rFonts w:asciiTheme="majorHAnsi" w:hAnsiTheme="majorHAnsi" w:cstheme="majorHAnsi"/>
        </w:rPr>
        <w:t xml:space="preserve">m their </w:t>
      </w:r>
      <w:r w:rsidR="009151A2" w:rsidRPr="00795EBF">
        <w:rPr>
          <w:rFonts w:asciiTheme="majorHAnsi" w:hAnsiTheme="majorHAnsi" w:cstheme="majorHAnsi"/>
        </w:rPr>
        <w:t>20m resolution counterparts (</w:t>
      </w:r>
      <w:r w:rsidR="004E1517" w:rsidRPr="002842B0">
        <w:rPr>
          <w:rFonts w:asciiTheme="majorHAnsi" w:hAnsiTheme="majorHAnsi" w:cstheme="majorHAnsi"/>
        </w:rPr>
        <w:t>‘</w:t>
      </w:r>
      <w:r w:rsidR="009151A2" w:rsidRPr="00795EBF">
        <w:rPr>
          <w:rFonts w:asciiTheme="majorHAnsi" w:hAnsiTheme="majorHAnsi" w:cstheme="majorHAnsi"/>
        </w:rPr>
        <w:t>downscaling</w:t>
      </w:r>
      <w:r w:rsidR="004E1517" w:rsidRPr="002842B0">
        <w:rPr>
          <w:rFonts w:asciiTheme="majorHAnsi" w:hAnsiTheme="majorHAnsi" w:cstheme="majorHAnsi"/>
        </w:rPr>
        <w:t>’</w:t>
      </w:r>
      <w:r w:rsidR="00E76BB5">
        <w:rPr>
          <w:rFonts w:asciiTheme="majorHAnsi" w:hAnsiTheme="majorHAnsi" w:cstheme="majorHAnsi"/>
        </w:rPr>
        <w:t>)</w:t>
      </w:r>
      <w:r w:rsidR="00483126" w:rsidRPr="002842B0">
        <w:rPr>
          <w:rFonts w:asciiTheme="majorHAnsi" w:hAnsiTheme="majorHAnsi" w:cstheme="majorHAnsi"/>
        </w:rPr>
        <w:t xml:space="preserve"> </w:t>
      </w:r>
      <w:r w:rsidR="00E76BB5">
        <w:rPr>
          <w:rFonts w:asciiTheme="majorHAnsi" w:hAnsiTheme="majorHAnsi" w:cstheme="majorHAnsi"/>
        </w:rPr>
        <w:t>(</w:t>
      </w:r>
      <w:r w:rsidR="00483126" w:rsidRPr="002842B0">
        <w:rPr>
          <w:rFonts w:asciiTheme="majorHAnsi" w:hAnsiTheme="majorHAnsi" w:cstheme="majorHAnsi"/>
        </w:rPr>
        <w:t>Thomas et al., 2008</w:t>
      </w:r>
      <w:r w:rsidR="009151A2" w:rsidRPr="00795EBF">
        <w:rPr>
          <w:rFonts w:asciiTheme="majorHAnsi" w:hAnsiTheme="majorHAnsi" w:cstheme="majorHAnsi"/>
        </w:rPr>
        <w:t xml:space="preserve">). </w:t>
      </w:r>
      <w:r w:rsidRPr="002842B0">
        <w:rPr>
          <w:rFonts w:asciiTheme="majorHAnsi" w:hAnsiTheme="majorHAnsi" w:cstheme="majorHAnsi"/>
        </w:rPr>
        <w:t>Feature selection</w:t>
      </w:r>
      <w:r w:rsidR="009151A2" w:rsidRPr="00795EBF">
        <w:rPr>
          <w:rFonts w:asciiTheme="majorHAnsi" w:hAnsiTheme="majorHAnsi" w:cstheme="majorHAnsi"/>
        </w:rPr>
        <w:t xml:space="preserve"> may be sufficient to meet thematic uncertainty requirements </w:t>
      </w:r>
      <w:r w:rsidR="009D769E" w:rsidRPr="00795EBF">
        <w:rPr>
          <w:rFonts w:asciiTheme="majorHAnsi" w:hAnsiTheme="majorHAnsi" w:cstheme="majorHAnsi"/>
        </w:rPr>
        <w:t xml:space="preserve">if </w:t>
      </w:r>
      <w:r w:rsidR="009151A2" w:rsidRPr="00795EBF">
        <w:rPr>
          <w:rFonts w:asciiTheme="majorHAnsi" w:hAnsiTheme="majorHAnsi" w:cstheme="majorHAnsi"/>
        </w:rPr>
        <w:t xml:space="preserve">local </w:t>
      </w:r>
      <w:r w:rsidR="009D769E" w:rsidRPr="00795EBF">
        <w:rPr>
          <w:rFonts w:asciiTheme="majorHAnsi" w:hAnsiTheme="majorHAnsi" w:cstheme="majorHAnsi"/>
        </w:rPr>
        <w:t xml:space="preserve">algorithm </w:t>
      </w:r>
      <w:r w:rsidR="009151A2" w:rsidRPr="00795EBF">
        <w:rPr>
          <w:rFonts w:asciiTheme="majorHAnsi" w:hAnsiTheme="majorHAnsi" w:cstheme="majorHAnsi"/>
        </w:rPr>
        <w:t>calibration</w:t>
      </w:r>
      <w:r w:rsidR="009D769E" w:rsidRPr="00795EBF">
        <w:rPr>
          <w:rFonts w:asciiTheme="majorHAnsi" w:hAnsiTheme="majorHAnsi" w:cstheme="majorHAnsi"/>
        </w:rPr>
        <w:t xml:space="preserve"> is used</w:t>
      </w:r>
      <w:r w:rsidR="009151A2" w:rsidRPr="00795EBF">
        <w:rPr>
          <w:rFonts w:asciiTheme="majorHAnsi" w:hAnsiTheme="majorHAnsi" w:cstheme="majorHAnsi"/>
        </w:rPr>
        <w:t xml:space="preserve"> (Clevers et al., </w:t>
      </w:r>
      <w:r w:rsidR="00AF10A1" w:rsidRPr="002842B0">
        <w:rPr>
          <w:rFonts w:asciiTheme="majorHAnsi" w:hAnsiTheme="majorHAnsi" w:cstheme="majorHAnsi"/>
        </w:rPr>
        <w:t>2017</w:t>
      </w:r>
      <w:r w:rsidR="009151A2" w:rsidRPr="00795EBF">
        <w:rPr>
          <w:rFonts w:asciiTheme="majorHAnsi" w:hAnsiTheme="majorHAnsi" w:cstheme="majorHAnsi"/>
        </w:rPr>
        <w:t xml:space="preserve">, </w:t>
      </w:r>
      <w:r w:rsidR="002C465A" w:rsidRPr="002842B0">
        <w:rPr>
          <w:rFonts w:asciiTheme="majorHAnsi" w:hAnsiTheme="majorHAnsi" w:cstheme="majorHAnsi"/>
        </w:rPr>
        <w:t>Cohrs et al., 2020</w:t>
      </w:r>
      <w:r w:rsidR="009151A2" w:rsidRPr="00795EBF">
        <w:rPr>
          <w:rFonts w:asciiTheme="majorHAnsi" w:hAnsiTheme="majorHAnsi" w:cstheme="majorHAnsi"/>
        </w:rPr>
        <w:t>)</w:t>
      </w:r>
      <w:r w:rsidRPr="002842B0">
        <w:rPr>
          <w:rFonts w:asciiTheme="majorHAnsi" w:hAnsiTheme="majorHAnsi" w:cstheme="majorHAnsi"/>
        </w:rPr>
        <w:t>. However,</w:t>
      </w:r>
      <w:r w:rsidR="009151A2" w:rsidRPr="00795EBF">
        <w:rPr>
          <w:rFonts w:asciiTheme="majorHAnsi" w:hAnsiTheme="majorHAnsi" w:cstheme="majorHAnsi"/>
        </w:rPr>
        <w:t xml:space="preserve"> globally applicable algorithms generally require spectral sampling that includes </w:t>
      </w:r>
      <w:r w:rsidR="003C32E6">
        <w:rPr>
          <w:rFonts w:asciiTheme="majorHAnsi" w:hAnsiTheme="majorHAnsi" w:cstheme="majorHAnsi"/>
        </w:rPr>
        <w:t>20m resolution</w:t>
      </w:r>
      <w:r w:rsidR="003C32E6" w:rsidRPr="00795EBF">
        <w:rPr>
          <w:rFonts w:asciiTheme="majorHAnsi" w:hAnsiTheme="majorHAnsi" w:cstheme="majorHAnsi"/>
        </w:rPr>
        <w:t xml:space="preserve"> </w:t>
      </w:r>
      <w:r w:rsidR="009151A2" w:rsidRPr="00795EBF">
        <w:rPr>
          <w:rFonts w:asciiTheme="majorHAnsi" w:hAnsiTheme="majorHAnsi" w:cstheme="majorHAnsi"/>
        </w:rPr>
        <w:t>S2 bands to minimize uncertainty (</w:t>
      </w:r>
      <w:r w:rsidR="00483126" w:rsidRPr="002842B0">
        <w:rPr>
          <w:rFonts w:asciiTheme="majorHAnsi" w:hAnsiTheme="majorHAnsi" w:cstheme="majorHAnsi"/>
        </w:rPr>
        <w:t>Verger et al. 201</w:t>
      </w:r>
      <w:r w:rsidR="00BE1952">
        <w:rPr>
          <w:rFonts w:asciiTheme="majorHAnsi" w:hAnsiTheme="majorHAnsi" w:cstheme="majorHAnsi"/>
        </w:rPr>
        <w:t>1</w:t>
      </w:r>
      <w:r w:rsidR="00483126" w:rsidRPr="002842B0">
        <w:rPr>
          <w:rFonts w:asciiTheme="majorHAnsi" w:hAnsiTheme="majorHAnsi" w:cstheme="majorHAnsi"/>
        </w:rPr>
        <w:t>; Richter et al., 2012; Verrelst et al., 2012</w:t>
      </w:r>
      <w:r w:rsidR="009151A2" w:rsidRPr="00795EBF">
        <w:rPr>
          <w:rFonts w:asciiTheme="majorHAnsi" w:hAnsiTheme="majorHAnsi" w:cstheme="majorHAnsi"/>
        </w:rPr>
        <w:t xml:space="preserve">). Downscaling requires spatially and temporally co-located auxiliary data at finer resolution. The S2 mission requirement for systematic global mapping in a free and open manner </w:t>
      </w:r>
      <w:r w:rsidRPr="002842B0">
        <w:rPr>
          <w:rFonts w:asciiTheme="majorHAnsi" w:hAnsiTheme="majorHAnsi" w:cstheme="majorHAnsi"/>
        </w:rPr>
        <w:t xml:space="preserve">currently </w:t>
      </w:r>
      <w:r w:rsidR="009151A2" w:rsidRPr="00795EBF">
        <w:rPr>
          <w:rFonts w:asciiTheme="majorHAnsi" w:hAnsiTheme="majorHAnsi" w:cstheme="majorHAnsi"/>
        </w:rPr>
        <w:t xml:space="preserve">constrains the choice of such auxiliary data to the 10m bands from either </w:t>
      </w:r>
      <w:r w:rsidR="002842B0" w:rsidRPr="00795EBF">
        <w:rPr>
          <w:rFonts w:asciiTheme="majorHAnsi" w:hAnsiTheme="majorHAnsi" w:cstheme="majorHAnsi"/>
        </w:rPr>
        <w:t xml:space="preserve">S2a </w:t>
      </w:r>
      <w:r w:rsidR="009151A2" w:rsidRPr="00795EBF">
        <w:rPr>
          <w:rFonts w:asciiTheme="majorHAnsi" w:hAnsiTheme="majorHAnsi" w:cstheme="majorHAnsi"/>
        </w:rPr>
        <w:t xml:space="preserve">or </w:t>
      </w:r>
      <w:r w:rsidR="002842B0" w:rsidRPr="00795EBF">
        <w:rPr>
          <w:rFonts w:asciiTheme="majorHAnsi" w:hAnsiTheme="majorHAnsi" w:cstheme="majorHAnsi"/>
        </w:rPr>
        <w:t xml:space="preserve">S2b </w:t>
      </w:r>
      <w:r w:rsidR="009151A2" w:rsidRPr="00795EBF">
        <w:rPr>
          <w:rFonts w:asciiTheme="majorHAnsi" w:hAnsiTheme="majorHAnsi" w:cstheme="majorHAnsi"/>
        </w:rPr>
        <w:t>instead of other high resolution imagers.</w:t>
      </w:r>
    </w:p>
    <w:p w14:paraId="78EA4D49" w14:textId="77777777" w:rsidR="009151A2" w:rsidRPr="00795EBF" w:rsidRDefault="009151A2" w:rsidP="00795EBF">
      <w:pPr>
        <w:spacing w:line="360" w:lineRule="auto"/>
        <w:rPr>
          <w:sz w:val="20"/>
          <w:szCs w:val="20"/>
        </w:rPr>
      </w:pPr>
    </w:p>
    <w:p w14:paraId="2161F03D" w14:textId="7ED25C23" w:rsidR="002F103B" w:rsidRPr="00795EBF" w:rsidRDefault="009151A2" w:rsidP="00795EBF">
      <w:pPr>
        <w:spacing w:line="360" w:lineRule="auto"/>
        <w:rPr>
          <w:rFonts w:asciiTheme="majorHAnsi" w:hAnsiTheme="majorHAnsi" w:cstheme="majorHAnsi"/>
        </w:rPr>
      </w:pPr>
      <w:r w:rsidRPr="00795EBF">
        <w:rPr>
          <w:rFonts w:asciiTheme="majorHAnsi" w:hAnsiTheme="majorHAnsi" w:cstheme="majorHAnsi"/>
        </w:rPr>
        <w:lastRenderedPageBreak/>
        <w:t xml:space="preserve">There are </w:t>
      </w:r>
      <w:r w:rsidR="002C5865" w:rsidRPr="00205673">
        <w:rPr>
          <w:rFonts w:asciiTheme="majorHAnsi" w:hAnsiTheme="majorHAnsi" w:cstheme="majorHAnsi"/>
        </w:rPr>
        <w:t xml:space="preserve">many </w:t>
      </w:r>
      <w:r w:rsidRPr="00795EBF">
        <w:rPr>
          <w:rFonts w:asciiTheme="majorHAnsi" w:hAnsiTheme="majorHAnsi" w:cstheme="majorHAnsi"/>
        </w:rPr>
        <w:t xml:space="preserve">downscaling methods applicable to </w:t>
      </w:r>
      <w:r w:rsidR="002842B0" w:rsidRPr="00795EBF">
        <w:rPr>
          <w:rFonts w:asciiTheme="majorHAnsi" w:hAnsiTheme="majorHAnsi" w:cstheme="majorHAnsi"/>
        </w:rPr>
        <w:t xml:space="preserve">MSI </w:t>
      </w:r>
      <w:r w:rsidRPr="00795EBF">
        <w:rPr>
          <w:rFonts w:asciiTheme="majorHAnsi" w:hAnsiTheme="majorHAnsi" w:cstheme="majorHAnsi"/>
        </w:rPr>
        <w:t>data (</w:t>
      </w:r>
      <w:r w:rsidR="00D4258F" w:rsidRPr="00205673">
        <w:rPr>
          <w:rFonts w:asciiTheme="majorHAnsi" w:hAnsiTheme="majorHAnsi" w:cstheme="majorHAnsi"/>
        </w:rPr>
        <w:t xml:space="preserve">Wang et al., 2016; </w:t>
      </w:r>
      <w:r w:rsidR="009D769E" w:rsidRPr="00795EBF">
        <w:rPr>
          <w:rFonts w:asciiTheme="majorHAnsi" w:hAnsiTheme="majorHAnsi" w:cstheme="majorHAnsi"/>
        </w:rPr>
        <w:t xml:space="preserve">Brodu, 2017; </w:t>
      </w:r>
      <w:r w:rsidR="00D4258F" w:rsidRPr="00205673">
        <w:rPr>
          <w:rFonts w:asciiTheme="majorHAnsi" w:hAnsiTheme="majorHAnsi" w:cstheme="majorHAnsi"/>
        </w:rPr>
        <w:t>Lanaras et al., 2018; Zheng et al., 201</w:t>
      </w:r>
      <w:r w:rsidR="00BE1952">
        <w:rPr>
          <w:rFonts w:asciiTheme="majorHAnsi" w:hAnsiTheme="majorHAnsi" w:cstheme="majorHAnsi"/>
        </w:rPr>
        <w:t>7</w:t>
      </w:r>
      <w:r w:rsidR="00D4258F" w:rsidRPr="00205673">
        <w:rPr>
          <w:rFonts w:asciiTheme="majorHAnsi" w:hAnsiTheme="majorHAnsi" w:cstheme="majorHAnsi"/>
        </w:rPr>
        <w:t xml:space="preserve">; </w:t>
      </w:r>
      <w:r w:rsidR="00483126" w:rsidRPr="00205673">
        <w:rPr>
          <w:rFonts w:asciiTheme="majorHAnsi" w:hAnsiTheme="majorHAnsi" w:cstheme="majorHAnsi"/>
        </w:rPr>
        <w:t>Zhang et al., 2019</w:t>
      </w:r>
      <w:r w:rsidRPr="00795EBF">
        <w:rPr>
          <w:rFonts w:asciiTheme="majorHAnsi" w:hAnsiTheme="majorHAnsi" w:cstheme="majorHAnsi"/>
        </w:rPr>
        <w:t>). Again, global</w:t>
      </w:r>
      <w:r w:rsidR="004D5D86" w:rsidRPr="00205673">
        <w:rPr>
          <w:rFonts w:asciiTheme="majorHAnsi" w:hAnsiTheme="majorHAnsi" w:cstheme="majorHAnsi"/>
        </w:rPr>
        <w:t xml:space="preserve"> </w:t>
      </w:r>
      <w:r w:rsidRPr="00795EBF">
        <w:rPr>
          <w:rFonts w:asciiTheme="majorHAnsi" w:hAnsiTheme="majorHAnsi" w:cstheme="majorHAnsi"/>
        </w:rPr>
        <w:t>application indicate</w:t>
      </w:r>
      <w:r w:rsidR="00205673" w:rsidRPr="00795EBF">
        <w:rPr>
          <w:rFonts w:asciiTheme="majorHAnsi" w:hAnsiTheme="majorHAnsi" w:cstheme="majorHAnsi"/>
        </w:rPr>
        <w:t>s</w:t>
      </w:r>
      <w:r w:rsidRPr="00795EBF">
        <w:rPr>
          <w:rFonts w:asciiTheme="majorHAnsi" w:hAnsiTheme="majorHAnsi" w:cstheme="majorHAnsi"/>
        </w:rPr>
        <w:t xml:space="preserve"> a preference for downscaling approaches based on a single S2 acquisition to simplify computation. Two such approaches are spatial </w:t>
      </w:r>
      <w:r w:rsidR="00BE4AE6" w:rsidRPr="00795EBF">
        <w:rPr>
          <w:rFonts w:asciiTheme="majorHAnsi" w:hAnsiTheme="majorHAnsi" w:cstheme="majorHAnsi"/>
        </w:rPr>
        <w:t>resampling</w:t>
      </w:r>
      <w:r w:rsidRPr="00795EBF">
        <w:rPr>
          <w:rFonts w:asciiTheme="majorHAnsi" w:hAnsiTheme="majorHAnsi" w:cstheme="majorHAnsi"/>
        </w:rPr>
        <w:t xml:space="preserve"> and super-resolution</w:t>
      </w:r>
      <w:r w:rsidR="00BE4AE6" w:rsidRPr="00795EBF">
        <w:rPr>
          <w:rFonts w:asciiTheme="majorHAnsi" w:hAnsiTheme="majorHAnsi" w:cstheme="majorHAnsi"/>
        </w:rPr>
        <w:t xml:space="preserve"> downscaling</w:t>
      </w:r>
      <w:r w:rsidRPr="00795EBF">
        <w:rPr>
          <w:rFonts w:asciiTheme="majorHAnsi" w:hAnsiTheme="majorHAnsi" w:cstheme="majorHAnsi"/>
        </w:rPr>
        <w:t xml:space="preserve">. Spatial </w:t>
      </w:r>
      <w:r w:rsidR="00BE4AE6" w:rsidRPr="00795EBF">
        <w:rPr>
          <w:rFonts w:asciiTheme="majorHAnsi" w:hAnsiTheme="majorHAnsi" w:cstheme="majorHAnsi"/>
        </w:rPr>
        <w:t>resampling</w:t>
      </w:r>
      <w:r w:rsidRPr="00795EBF">
        <w:rPr>
          <w:rFonts w:asciiTheme="majorHAnsi" w:hAnsiTheme="majorHAnsi" w:cstheme="majorHAnsi"/>
        </w:rPr>
        <w:t xml:space="preserve"> makes use of only auxiliary geolocation </w:t>
      </w:r>
      <w:r w:rsidR="004E1517" w:rsidRPr="00205673">
        <w:rPr>
          <w:rFonts w:asciiTheme="majorHAnsi" w:hAnsiTheme="majorHAnsi" w:cstheme="majorHAnsi"/>
        </w:rPr>
        <w:t>information</w:t>
      </w:r>
      <w:r w:rsidRPr="00795EBF">
        <w:rPr>
          <w:rFonts w:asciiTheme="majorHAnsi" w:hAnsiTheme="majorHAnsi" w:cstheme="majorHAnsi"/>
        </w:rPr>
        <w:t xml:space="preserve"> to downscale either inputs of products (</w:t>
      </w:r>
      <w:r w:rsidR="002C5865" w:rsidRPr="00205673">
        <w:rPr>
          <w:rFonts w:asciiTheme="majorHAnsi" w:hAnsiTheme="majorHAnsi" w:cstheme="majorHAnsi"/>
        </w:rPr>
        <w:t>Wolf et al., 2014</w:t>
      </w:r>
      <w:r w:rsidRPr="00795EBF">
        <w:rPr>
          <w:rFonts w:asciiTheme="majorHAnsi" w:hAnsiTheme="majorHAnsi" w:cstheme="majorHAnsi"/>
        </w:rPr>
        <w:t xml:space="preserve">). </w:t>
      </w:r>
      <w:r w:rsidR="00285F64" w:rsidRPr="00205673">
        <w:rPr>
          <w:rFonts w:asciiTheme="majorHAnsi" w:hAnsiTheme="majorHAnsi" w:cstheme="majorHAnsi"/>
        </w:rPr>
        <w:t xml:space="preserve">Resampling of 20m products to 10m resolution requires non-linear algorithms to handle missing or invalid product retrievals. Here nearest neighbour resampling using valid 20m product pixels is implemented </w:t>
      </w:r>
      <w:r w:rsidR="00FC0116" w:rsidRPr="00205673">
        <w:rPr>
          <w:rFonts w:asciiTheme="majorHAnsi" w:hAnsiTheme="majorHAnsi" w:cstheme="majorHAnsi"/>
        </w:rPr>
        <w:t>(‘</w:t>
      </w:r>
      <w:r w:rsidR="00285F64" w:rsidRPr="00205673">
        <w:rPr>
          <w:rFonts w:asciiTheme="majorHAnsi" w:hAnsiTheme="majorHAnsi" w:cstheme="majorHAnsi"/>
        </w:rPr>
        <w:t xml:space="preserve">R1’ in </w:t>
      </w:r>
      <w:r w:rsidR="00285F64" w:rsidRPr="00B11154">
        <w:rPr>
          <w:rFonts w:asciiTheme="majorHAnsi" w:hAnsiTheme="majorHAnsi" w:cstheme="majorHAnsi"/>
        </w:rPr>
        <w:fldChar w:fldCharType="begin"/>
      </w:r>
      <w:r w:rsidR="00285F64" w:rsidRPr="00205673">
        <w:rPr>
          <w:rFonts w:asciiTheme="majorHAnsi" w:hAnsiTheme="majorHAnsi" w:cstheme="majorHAnsi"/>
        </w:rPr>
        <w:instrText xml:space="preserve"> REF _Ref71040557 \h </w:instrText>
      </w:r>
      <w:r w:rsidR="00E3394E" w:rsidRPr="00795EBF">
        <w:rPr>
          <w:rFonts w:asciiTheme="majorHAnsi" w:hAnsiTheme="majorHAnsi" w:cstheme="majorHAnsi"/>
        </w:rPr>
        <w:instrText xml:space="preserve"> \* MERGEFORMAT </w:instrText>
      </w:r>
      <w:r w:rsidR="00285F64" w:rsidRPr="00B11154">
        <w:rPr>
          <w:rFonts w:asciiTheme="majorHAnsi" w:hAnsiTheme="majorHAnsi" w:cstheme="majorHAnsi"/>
        </w:rPr>
      </w:r>
      <w:r w:rsidR="00285F64" w:rsidRPr="00B11154">
        <w:rPr>
          <w:rFonts w:asciiTheme="majorHAnsi" w:hAnsiTheme="majorHAnsi" w:cstheme="majorHAnsi"/>
        </w:rPr>
        <w:fldChar w:fldCharType="separate"/>
      </w:r>
      <w:r w:rsidR="00285F64" w:rsidRPr="00795EBF">
        <w:rPr>
          <w:rFonts w:asciiTheme="majorHAnsi" w:hAnsiTheme="majorHAnsi" w:cstheme="majorHAnsi"/>
        </w:rPr>
        <w:t xml:space="preserve">Table </w:t>
      </w:r>
      <w:r w:rsidR="00285F64" w:rsidRPr="00795EBF">
        <w:rPr>
          <w:rFonts w:asciiTheme="majorHAnsi" w:hAnsiTheme="majorHAnsi" w:cstheme="majorHAnsi"/>
          <w:noProof/>
        </w:rPr>
        <w:t>3</w:t>
      </w:r>
      <w:r w:rsidR="00285F64" w:rsidRPr="00B11154">
        <w:rPr>
          <w:rFonts w:asciiTheme="majorHAnsi" w:hAnsiTheme="majorHAnsi" w:cstheme="majorHAnsi"/>
        </w:rPr>
        <w:fldChar w:fldCharType="end"/>
      </w:r>
      <w:r w:rsidR="00285F64" w:rsidRPr="00205673">
        <w:rPr>
          <w:rFonts w:asciiTheme="majorHAnsi" w:hAnsiTheme="majorHAnsi" w:cstheme="majorHAnsi"/>
        </w:rPr>
        <w:t>).</w:t>
      </w:r>
      <w:r w:rsidR="0054774E" w:rsidRPr="00205673">
        <w:rPr>
          <w:rFonts w:asciiTheme="majorHAnsi" w:hAnsiTheme="majorHAnsi" w:cstheme="majorHAnsi"/>
        </w:rPr>
        <w:t xml:space="preserve"> Resampling of L2a products can be performed using smoother spatial interpolators. Here, cubic spline interpolation is implemented (</w:t>
      </w:r>
      <w:r w:rsidR="00B13072">
        <w:rPr>
          <w:rFonts w:asciiTheme="majorHAnsi" w:hAnsiTheme="majorHAnsi" w:cstheme="majorHAnsi"/>
        </w:rPr>
        <w:t>SEN2COR v2.5.5</w:t>
      </w:r>
      <w:r w:rsidR="00FC0116">
        <w:rPr>
          <w:rFonts w:asciiTheme="majorHAnsi" w:hAnsiTheme="majorHAnsi" w:cstheme="majorHAnsi"/>
        </w:rPr>
        <w:t xml:space="preserve">, </w:t>
      </w:r>
      <w:r w:rsidR="00FC0116" w:rsidRPr="00205673">
        <w:rPr>
          <w:rFonts w:asciiTheme="majorHAnsi" w:hAnsiTheme="majorHAnsi" w:cstheme="majorHAnsi"/>
        </w:rPr>
        <w:t>Müller</w:t>
      </w:r>
      <w:r w:rsidR="00B13072" w:rsidRPr="00795EBF">
        <w:rPr>
          <w:noProof/>
          <w:sz w:val="20"/>
          <w:szCs w:val="24"/>
        </w:rPr>
        <w:t>-Wilm, 2018</w:t>
      </w:r>
      <w:r w:rsidR="00DD7B06">
        <w:rPr>
          <w:rFonts w:asciiTheme="majorHAnsi" w:hAnsiTheme="majorHAnsi" w:cstheme="majorHAnsi"/>
        </w:rPr>
        <w:t xml:space="preserve">; </w:t>
      </w:r>
      <w:r w:rsidR="0054774E" w:rsidRPr="00205673">
        <w:rPr>
          <w:rFonts w:asciiTheme="majorHAnsi" w:hAnsiTheme="majorHAnsi" w:cstheme="majorHAnsi"/>
        </w:rPr>
        <w:t>‘R2’ in Table 3).</w:t>
      </w:r>
      <w:r w:rsidR="00285F64" w:rsidRPr="00205673">
        <w:rPr>
          <w:rFonts w:asciiTheme="majorHAnsi" w:hAnsiTheme="majorHAnsi" w:cstheme="majorHAnsi"/>
        </w:rPr>
        <w:t xml:space="preserve"> </w:t>
      </w:r>
      <w:r w:rsidR="003C32E6">
        <w:rPr>
          <w:rFonts w:asciiTheme="majorHAnsi" w:hAnsiTheme="majorHAnsi" w:cstheme="majorHAnsi"/>
        </w:rPr>
        <w:t>Both</w:t>
      </w:r>
      <w:r w:rsidR="00205673">
        <w:rPr>
          <w:rFonts w:asciiTheme="majorHAnsi" w:hAnsiTheme="majorHAnsi" w:cstheme="majorHAnsi"/>
        </w:rPr>
        <w:t xml:space="preserve"> algorithms we</w:t>
      </w:r>
      <w:r w:rsidR="003C32E6">
        <w:rPr>
          <w:rFonts w:asciiTheme="majorHAnsi" w:hAnsiTheme="majorHAnsi" w:cstheme="majorHAnsi"/>
        </w:rPr>
        <w:t xml:space="preserve">re selected </w:t>
      </w:r>
      <w:r w:rsidR="0054774E" w:rsidRPr="00205673">
        <w:rPr>
          <w:rFonts w:asciiTheme="majorHAnsi" w:hAnsiTheme="majorHAnsi" w:cstheme="majorHAnsi"/>
        </w:rPr>
        <w:t>as they are also implemented in t</w:t>
      </w:r>
      <w:r w:rsidR="00237552" w:rsidRPr="00795EBF">
        <w:rPr>
          <w:rFonts w:asciiTheme="majorHAnsi" w:hAnsiTheme="majorHAnsi" w:cstheme="majorHAnsi"/>
        </w:rPr>
        <w:t xml:space="preserve">he </w:t>
      </w:r>
      <w:r w:rsidR="0054774E" w:rsidRPr="00205673">
        <w:rPr>
          <w:rFonts w:asciiTheme="majorHAnsi" w:hAnsiTheme="majorHAnsi" w:cstheme="majorHAnsi"/>
        </w:rPr>
        <w:t>SNAP</w:t>
      </w:r>
      <w:r w:rsidR="00237552" w:rsidRPr="00795EBF">
        <w:rPr>
          <w:rFonts w:asciiTheme="majorHAnsi" w:hAnsiTheme="majorHAnsi" w:cstheme="majorHAnsi"/>
        </w:rPr>
        <w:t xml:space="preserve"> software provided by the European Space Agency for MSI</w:t>
      </w:r>
      <w:r w:rsidR="0054774E" w:rsidRPr="00205673">
        <w:rPr>
          <w:rFonts w:asciiTheme="majorHAnsi" w:hAnsiTheme="majorHAnsi" w:cstheme="majorHAnsi"/>
        </w:rPr>
        <w:t xml:space="preserve"> </w:t>
      </w:r>
      <w:r w:rsidR="00237552" w:rsidRPr="00795EBF">
        <w:rPr>
          <w:rFonts w:asciiTheme="majorHAnsi" w:hAnsiTheme="majorHAnsi" w:cstheme="majorHAnsi"/>
        </w:rPr>
        <w:t>processing</w:t>
      </w:r>
      <w:r w:rsidR="00F56C85" w:rsidRPr="00205673">
        <w:rPr>
          <w:rFonts w:asciiTheme="majorHAnsi" w:hAnsiTheme="majorHAnsi" w:cstheme="majorHAnsi"/>
        </w:rPr>
        <w:t xml:space="preserve"> (</w:t>
      </w:r>
      <w:hyperlink r:id="rId15" w:history="1">
        <w:r w:rsidR="00DD7B06" w:rsidRPr="00F40CBD">
          <w:rPr>
            <w:rStyle w:val="Hyperlink"/>
            <w:rFonts w:asciiTheme="majorHAnsi" w:hAnsiTheme="majorHAnsi" w:cstheme="majorHAnsi"/>
          </w:rPr>
          <w:t>https://github.com/mundialis/esa-snap</w:t>
        </w:r>
      </w:hyperlink>
      <w:r w:rsidR="00DD7B06">
        <w:rPr>
          <w:rFonts w:asciiTheme="majorHAnsi" w:hAnsiTheme="majorHAnsi" w:cstheme="majorHAnsi"/>
        </w:rPr>
        <w:t>, accessed on August 19, 2021</w:t>
      </w:r>
      <w:r w:rsidR="00F56C85" w:rsidRPr="00205673">
        <w:rPr>
          <w:rFonts w:asciiTheme="majorHAnsi" w:hAnsiTheme="majorHAnsi" w:cstheme="majorHAnsi"/>
        </w:rPr>
        <w:t>)</w:t>
      </w:r>
      <w:r w:rsidR="0054774E" w:rsidRPr="00205673">
        <w:rPr>
          <w:rFonts w:asciiTheme="majorHAnsi" w:hAnsiTheme="majorHAnsi" w:cstheme="majorHAnsi"/>
        </w:rPr>
        <w:t xml:space="preserve">. </w:t>
      </w:r>
      <w:r w:rsidR="00237552" w:rsidRPr="00795EBF">
        <w:rPr>
          <w:rFonts w:asciiTheme="majorHAnsi" w:hAnsiTheme="majorHAnsi" w:cstheme="majorHAnsi"/>
        </w:rPr>
        <w:t>Supe</w:t>
      </w:r>
      <w:r w:rsidR="00E3394E" w:rsidRPr="00795EBF">
        <w:rPr>
          <w:rFonts w:asciiTheme="majorHAnsi" w:hAnsiTheme="majorHAnsi" w:cstheme="majorHAnsi"/>
        </w:rPr>
        <w:t>r-</w:t>
      </w:r>
      <w:r w:rsidRPr="00795EBF">
        <w:rPr>
          <w:rFonts w:asciiTheme="majorHAnsi" w:hAnsiTheme="majorHAnsi" w:cstheme="majorHAnsi"/>
        </w:rPr>
        <w:t xml:space="preserve">resolution uses spectral bands in addition to geolocation </w:t>
      </w:r>
      <w:r w:rsidR="004E1517" w:rsidRPr="00205673">
        <w:rPr>
          <w:rFonts w:asciiTheme="majorHAnsi" w:hAnsiTheme="majorHAnsi" w:cstheme="majorHAnsi"/>
        </w:rPr>
        <w:t xml:space="preserve">information </w:t>
      </w:r>
      <w:r w:rsidRPr="00795EBF">
        <w:rPr>
          <w:rFonts w:asciiTheme="majorHAnsi" w:hAnsiTheme="majorHAnsi" w:cstheme="majorHAnsi"/>
        </w:rPr>
        <w:t>to perform downscaling (</w:t>
      </w:r>
      <w:r w:rsidR="00C931CA" w:rsidRPr="00795EBF">
        <w:rPr>
          <w:rFonts w:asciiTheme="majorHAnsi" w:hAnsiTheme="majorHAnsi" w:cstheme="majorHAnsi"/>
        </w:rPr>
        <w:t>Alparone, et al., 2015)</w:t>
      </w:r>
      <w:r w:rsidR="00813EFA" w:rsidRPr="00141E8C">
        <w:rPr>
          <w:rFonts w:asciiTheme="majorHAnsi" w:hAnsiTheme="majorHAnsi" w:cstheme="majorHAnsi"/>
        </w:rPr>
        <w:t>.</w:t>
      </w:r>
      <w:r w:rsidRPr="00795EBF">
        <w:rPr>
          <w:rFonts w:asciiTheme="majorHAnsi" w:hAnsiTheme="majorHAnsi" w:cstheme="majorHAnsi"/>
        </w:rPr>
        <w:t xml:space="preserve"> </w:t>
      </w:r>
      <w:r w:rsidR="00237552" w:rsidRPr="00795EBF">
        <w:rPr>
          <w:rFonts w:asciiTheme="majorHAnsi" w:hAnsiTheme="majorHAnsi" w:cstheme="majorHAnsi"/>
        </w:rPr>
        <w:t xml:space="preserve">A number of super-resolution algorithms have been tested for downscaling MSI reflectance imagery </w:t>
      </w:r>
      <w:r w:rsidR="0054774E" w:rsidRPr="00205673">
        <w:rPr>
          <w:rFonts w:asciiTheme="majorHAnsi" w:hAnsiTheme="majorHAnsi" w:cstheme="majorHAnsi"/>
        </w:rPr>
        <w:t xml:space="preserve">and a subset of openly available algorithms are considered in this study </w:t>
      </w:r>
      <w:r w:rsidR="00237552" w:rsidRPr="00795EBF">
        <w:rPr>
          <w:rFonts w:asciiTheme="majorHAnsi" w:hAnsiTheme="majorHAnsi" w:cstheme="majorHAnsi"/>
        </w:rPr>
        <w:t>(</w:t>
      </w:r>
      <w:r w:rsidR="002F103B" w:rsidRPr="00795EBF">
        <w:rPr>
          <w:rFonts w:asciiTheme="majorHAnsi" w:hAnsiTheme="majorHAnsi" w:cstheme="majorHAnsi"/>
        </w:rPr>
        <w:t xml:space="preserve">algorithms abbreviated with prefix ‘D’ in </w:t>
      </w:r>
      <w:r w:rsidR="00F628C3" w:rsidRPr="00B11154">
        <w:rPr>
          <w:rFonts w:asciiTheme="majorHAnsi" w:hAnsiTheme="majorHAnsi" w:cstheme="majorHAnsi"/>
        </w:rPr>
        <w:fldChar w:fldCharType="begin"/>
      </w:r>
      <w:r w:rsidR="00F628C3" w:rsidRPr="00205673">
        <w:rPr>
          <w:rFonts w:asciiTheme="majorHAnsi" w:hAnsiTheme="majorHAnsi" w:cstheme="majorHAnsi"/>
        </w:rPr>
        <w:instrText xml:space="preserve"> REF _Ref71040557 \h </w:instrText>
      </w:r>
      <w:r w:rsidR="00E3394E" w:rsidRPr="00795EBF">
        <w:rPr>
          <w:rFonts w:asciiTheme="majorHAnsi" w:hAnsiTheme="majorHAnsi" w:cstheme="majorHAnsi"/>
        </w:rPr>
        <w:instrText xml:space="preserve"> \* MERGEFORMAT </w:instrText>
      </w:r>
      <w:r w:rsidR="00F628C3" w:rsidRPr="00B11154">
        <w:rPr>
          <w:rFonts w:asciiTheme="majorHAnsi" w:hAnsiTheme="majorHAnsi" w:cstheme="majorHAnsi"/>
        </w:rPr>
      </w:r>
      <w:r w:rsidR="00F628C3" w:rsidRPr="00B11154">
        <w:rPr>
          <w:rFonts w:asciiTheme="majorHAnsi" w:hAnsiTheme="majorHAnsi" w:cstheme="majorHAnsi"/>
        </w:rPr>
        <w:fldChar w:fldCharType="separate"/>
      </w:r>
      <w:r w:rsidR="00F628C3" w:rsidRPr="00795EBF">
        <w:rPr>
          <w:rFonts w:asciiTheme="majorHAnsi" w:hAnsiTheme="majorHAnsi" w:cstheme="majorHAnsi"/>
        </w:rPr>
        <w:t xml:space="preserve">Table </w:t>
      </w:r>
      <w:r w:rsidR="00F628C3" w:rsidRPr="00795EBF">
        <w:rPr>
          <w:rFonts w:asciiTheme="majorHAnsi" w:hAnsiTheme="majorHAnsi" w:cstheme="majorHAnsi"/>
          <w:noProof/>
        </w:rPr>
        <w:t>3</w:t>
      </w:r>
      <w:r w:rsidR="00F628C3" w:rsidRPr="00B11154">
        <w:rPr>
          <w:rFonts w:asciiTheme="majorHAnsi" w:hAnsiTheme="majorHAnsi" w:cstheme="majorHAnsi"/>
        </w:rPr>
        <w:fldChar w:fldCharType="end"/>
      </w:r>
      <w:r w:rsidR="001E4A95" w:rsidRPr="00795EBF">
        <w:rPr>
          <w:rFonts w:asciiTheme="majorHAnsi" w:hAnsiTheme="majorHAnsi" w:cstheme="majorHAnsi"/>
        </w:rPr>
        <w:t>).</w:t>
      </w:r>
    </w:p>
    <w:p w14:paraId="4453569F" w14:textId="77777777" w:rsidR="002F103B" w:rsidRPr="00795EBF" w:rsidRDefault="002F103B" w:rsidP="00293603">
      <w:pPr>
        <w:rPr>
          <w:rFonts w:asciiTheme="majorHAnsi" w:hAnsiTheme="majorHAnsi" w:cstheme="majorHAnsi"/>
        </w:rPr>
      </w:pPr>
    </w:p>
    <w:p w14:paraId="5AD7B795" w14:textId="4312F721" w:rsidR="00B86F96" w:rsidRPr="00795EBF" w:rsidRDefault="00B86F96" w:rsidP="00B86F96">
      <w:pPr>
        <w:pStyle w:val="Caption"/>
        <w:keepNext/>
        <w:rPr>
          <w:rFonts w:asciiTheme="majorHAnsi" w:hAnsiTheme="majorHAnsi" w:cstheme="majorHAnsi"/>
          <w:i w:val="0"/>
          <w:color w:val="auto"/>
          <w:sz w:val="22"/>
          <w:szCs w:val="22"/>
        </w:rPr>
      </w:pPr>
      <w:bookmarkStart w:id="2" w:name="_Ref71040523"/>
      <w:r w:rsidRPr="00795EBF">
        <w:rPr>
          <w:rFonts w:asciiTheme="majorHAnsi" w:hAnsiTheme="majorHAnsi" w:cstheme="majorHAnsi"/>
          <w:i w:val="0"/>
          <w:color w:val="auto"/>
          <w:sz w:val="22"/>
          <w:szCs w:val="22"/>
        </w:rPr>
        <w:t xml:space="preserve">Table </w:t>
      </w:r>
      <w:r w:rsidR="00B94E58" w:rsidRPr="00795EBF">
        <w:rPr>
          <w:rFonts w:asciiTheme="majorHAnsi" w:hAnsiTheme="majorHAnsi" w:cstheme="majorHAnsi"/>
          <w:i w:val="0"/>
          <w:color w:val="auto"/>
          <w:sz w:val="22"/>
          <w:szCs w:val="22"/>
        </w:rPr>
        <w:fldChar w:fldCharType="begin"/>
      </w:r>
      <w:r w:rsidR="00B94E58" w:rsidRPr="00795EBF">
        <w:rPr>
          <w:rFonts w:asciiTheme="majorHAnsi" w:hAnsiTheme="majorHAnsi" w:cstheme="majorHAnsi"/>
          <w:i w:val="0"/>
          <w:color w:val="auto"/>
          <w:sz w:val="22"/>
          <w:szCs w:val="22"/>
        </w:rPr>
        <w:instrText xml:space="preserve"> SEQ Table \* ARABIC </w:instrText>
      </w:r>
      <w:r w:rsidR="00B94E58" w:rsidRPr="00795EBF">
        <w:rPr>
          <w:rFonts w:asciiTheme="majorHAnsi" w:hAnsiTheme="majorHAnsi" w:cstheme="majorHAnsi"/>
          <w:i w:val="0"/>
          <w:color w:val="auto"/>
          <w:sz w:val="22"/>
          <w:szCs w:val="22"/>
        </w:rPr>
        <w:fldChar w:fldCharType="separate"/>
      </w:r>
      <w:r w:rsidR="00903B49" w:rsidRPr="00795EBF">
        <w:rPr>
          <w:rFonts w:asciiTheme="majorHAnsi" w:hAnsiTheme="majorHAnsi" w:cstheme="majorHAnsi"/>
          <w:i w:val="0"/>
          <w:noProof/>
          <w:color w:val="auto"/>
          <w:sz w:val="22"/>
          <w:szCs w:val="22"/>
        </w:rPr>
        <w:t>1</w:t>
      </w:r>
      <w:r w:rsidR="00B94E58" w:rsidRPr="00795EBF">
        <w:rPr>
          <w:rFonts w:asciiTheme="majorHAnsi" w:hAnsiTheme="majorHAnsi" w:cstheme="majorHAnsi"/>
          <w:i w:val="0"/>
          <w:noProof/>
          <w:color w:val="auto"/>
          <w:sz w:val="22"/>
          <w:szCs w:val="22"/>
        </w:rPr>
        <w:fldChar w:fldCharType="end"/>
      </w:r>
      <w:bookmarkEnd w:id="2"/>
      <w:r w:rsidRPr="00795EBF">
        <w:rPr>
          <w:rFonts w:asciiTheme="majorHAnsi" w:hAnsiTheme="majorHAnsi" w:cstheme="majorHAnsi"/>
          <w:i w:val="0"/>
          <w:color w:val="auto"/>
          <w:sz w:val="22"/>
          <w:szCs w:val="22"/>
        </w:rPr>
        <w:t xml:space="preserve">. </w:t>
      </w:r>
      <w:r w:rsidR="0051592D">
        <w:rPr>
          <w:rFonts w:asciiTheme="majorHAnsi" w:hAnsiTheme="majorHAnsi" w:cstheme="majorHAnsi"/>
          <w:i w:val="0"/>
          <w:color w:val="auto"/>
          <w:sz w:val="22"/>
          <w:szCs w:val="22"/>
        </w:rPr>
        <w:t xml:space="preserve">MSI </w:t>
      </w:r>
      <w:r w:rsidRPr="00795EBF">
        <w:rPr>
          <w:rFonts w:asciiTheme="majorHAnsi" w:hAnsiTheme="majorHAnsi" w:cstheme="majorHAnsi"/>
          <w:i w:val="0"/>
          <w:color w:val="auto"/>
          <w:sz w:val="22"/>
          <w:szCs w:val="22"/>
        </w:rPr>
        <w:t>band</w:t>
      </w:r>
      <w:r w:rsidR="003C32E6">
        <w:rPr>
          <w:rFonts w:asciiTheme="majorHAnsi" w:hAnsiTheme="majorHAnsi" w:cstheme="majorHAnsi"/>
          <w:i w:val="0"/>
          <w:color w:val="auto"/>
          <w:sz w:val="22"/>
          <w:szCs w:val="22"/>
        </w:rPr>
        <w:t xml:space="preserve"> specifications (</w:t>
      </w:r>
      <w:r w:rsidR="004F537B" w:rsidRPr="002A5268">
        <w:rPr>
          <w:rFonts w:asciiTheme="majorHAnsi" w:hAnsiTheme="majorHAnsi" w:cstheme="majorHAnsi"/>
          <w:i w:val="0"/>
          <w:color w:val="auto"/>
          <w:sz w:val="22"/>
          <w:szCs w:val="22"/>
        </w:rPr>
        <w:t>Clerc and MPC Team</w:t>
      </w:r>
      <w:r w:rsidR="003C32E6">
        <w:rPr>
          <w:rFonts w:asciiTheme="majorHAnsi" w:hAnsiTheme="majorHAnsi" w:cstheme="majorHAnsi"/>
          <w:i w:val="0"/>
          <w:color w:val="auto"/>
          <w:sz w:val="22"/>
          <w:szCs w:val="22"/>
        </w:rPr>
        <w:t>,</w:t>
      </w:r>
      <w:r w:rsidR="000B2028">
        <w:rPr>
          <w:rFonts w:asciiTheme="majorHAnsi" w:hAnsiTheme="majorHAnsi" w:cstheme="majorHAnsi"/>
          <w:i w:val="0"/>
          <w:color w:val="auto"/>
          <w:sz w:val="22"/>
          <w:szCs w:val="22"/>
        </w:rPr>
        <w:t xml:space="preserve"> </w:t>
      </w:r>
      <w:r w:rsidR="004F537B" w:rsidRPr="002A5268">
        <w:rPr>
          <w:rFonts w:asciiTheme="majorHAnsi" w:hAnsiTheme="majorHAnsi" w:cstheme="majorHAnsi"/>
          <w:i w:val="0"/>
          <w:color w:val="auto"/>
          <w:sz w:val="22"/>
          <w:szCs w:val="22"/>
        </w:rPr>
        <w:t xml:space="preserve">2020). </w:t>
      </w:r>
      <w:r w:rsidR="00F47AB7" w:rsidRPr="002A5268">
        <w:rPr>
          <w:rFonts w:asciiTheme="majorHAnsi" w:hAnsiTheme="majorHAnsi" w:cstheme="majorHAnsi"/>
          <w:i w:val="0"/>
          <w:color w:val="auto"/>
          <w:sz w:val="22"/>
          <w:szCs w:val="22"/>
        </w:rPr>
        <w:t>Point spread function (PSF)</w:t>
      </w:r>
      <w:r w:rsidR="004F537B" w:rsidRPr="002A5268">
        <w:rPr>
          <w:rFonts w:asciiTheme="majorHAnsi" w:hAnsiTheme="majorHAnsi" w:cstheme="majorHAnsi"/>
          <w:i w:val="0"/>
          <w:color w:val="auto"/>
          <w:sz w:val="22"/>
          <w:szCs w:val="22"/>
        </w:rPr>
        <w:t xml:space="preserve">, </w:t>
      </w:r>
      <w:r w:rsidR="00F47AB7" w:rsidRPr="002A5268">
        <w:rPr>
          <w:rFonts w:asciiTheme="majorHAnsi" w:hAnsiTheme="majorHAnsi" w:cstheme="majorHAnsi"/>
          <w:i w:val="0"/>
          <w:color w:val="auto"/>
          <w:sz w:val="22"/>
          <w:szCs w:val="22"/>
        </w:rPr>
        <w:t>full width half maximum (FWHM)</w:t>
      </w:r>
      <w:r w:rsidR="004F537B" w:rsidRPr="002A5268">
        <w:rPr>
          <w:rFonts w:asciiTheme="majorHAnsi" w:hAnsiTheme="majorHAnsi" w:cstheme="majorHAnsi"/>
          <w:i w:val="0"/>
          <w:color w:val="auto"/>
          <w:sz w:val="22"/>
          <w:szCs w:val="22"/>
        </w:rPr>
        <w:t>.</w:t>
      </w:r>
    </w:p>
    <w:tbl>
      <w:tblPr>
        <w:tblStyle w:val="PlainTable1"/>
        <w:tblW w:w="0" w:type="auto"/>
        <w:tblLook w:val="04A0" w:firstRow="1" w:lastRow="0" w:firstColumn="1" w:lastColumn="0" w:noHBand="0" w:noVBand="1"/>
      </w:tblPr>
      <w:tblGrid>
        <w:gridCol w:w="2289"/>
        <w:gridCol w:w="1285"/>
        <w:gridCol w:w="1220"/>
        <w:gridCol w:w="1323"/>
        <w:gridCol w:w="1234"/>
        <w:gridCol w:w="1150"/>
        <w:gridCol w:w="849"/>
      </w:tblGrid>
      <w:tr w:rsidR="00E3108E" w:rsidRPr="002F103B" w14:paraId="5FF5BBE4" w14:textId="2A88BFF6" w:rsidTr="00E3108E">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289" w:type="dxa"/>
            <w:vMerge w:val="restart"/>
            <w:shd w:val="clear" w:color="auto" w:fill="B6DDE8" w:themeFill="accent5" w:themeFillTint="66"/>
            <w:hideMark/>
          </w:tcPr>
          <w:p w14:paraId="20AAA7B2" w14:textId="499F97FC" w:rsidR="00E3108E" w:rsidRPr="00795EBF" w:rsidRDefault="00E3108E">
            <w:pPr>
              <w:jc w:val="cente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Band Name</w:t>
            </w:r>
          </w:p>
        </w:tc>
        <w:tc>
          <w:tcPr>
            <w:tcW w:w="2505" w:type="dxa"/>
            <w:gridSpan w:val="2"/>
            <w:shd w:val="clear" w:color="auto" w:fill="B6DDE8" w:themeFill="accent5" w:themeFillTint="66"/>
            <w:hideMark/>
          </w:tcPr>
          <w:p w14:paraId="4DF025F7" w14:textId="77777777" w:rsidR="00E3108E" w:rsidRPr="00795EBF" w:rsidRDefault="00E3108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Sentinel-2A</w:t>
            </w:r>
          </w:p>
        </w:tc>
        <w:tc>
          <w:tcPr>
            <w:tcW w:w="2557" w:type="dxa"/>
            <w:gridSpan w:val="2"/>
            <w:shd w:val="clear" w:color="auto" w:fill="B6DDE8" w:themeFill="accent5" w:themeFillTint="66"/>
            <w:hideMark/>
          </w:tcPr>
          <w:p w14:paraId="10ED4774" w14:textId="77777777" w:rsidR="00E3108E" w:rsidRPr="00795EBF" w:rsidRDefault="00E3108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Sentinel-2B</w:t>
            </w:r>
          </w:p>
        </w:tc>
        <w:tc>
          <w:tcPr>
            <w:tcW w:w="1999" w:type="dxa"/>
            <w:gridSpan w:val="2"/>
            <w:shd w:val="clear" w:color="auto" w:fill="B6DDE8" w:themeFill="accent5" w:themeFillTint="66"/>
            <w:hideMark/>
          </w:tcPr>
          <w:p w14:paraId="5B39041A" w14:textId="2CA19825" w:rsidR="00E3108E" w:rsidRPr="00795EBF" w:rsidRDefault="00E3108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Spatial Definition</w:t>
            </w:r>
          </w:p>
        </w:tc>
      </w:tr>
      <w:tr w:rsidR="00E3108E" w:rsidRPr="002F103B" w14:paraId="4FA8164F" w14:textId="355F3B14" w:rsidTr="00E3108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289" w:type="dxa"/>
            <w:vMerge/>
            <w:shd w:val="clear" w:color="auto" w:fill="B6DDE8" w:themeFill="accent5" w:themeFillTint="66"/>
            <w:hideMark/>
          </w:tcPr>
          <w:p w14:paraId="71361156" w14:textId="77777777" w:rsidR="0074757F" w:rsidRPr="00795EBF" w:rsidRDefault="0074757F" w:rsidP="00795EBF">
            <w:pPr>
              <w:jc w:val="center"/>
              <w:rPr>
                <w:rFonts w:asciiTheme="majorHAnsi" w:eastAsia="Times New Roman" w:hAnsiTheme="majorHAnsi" w:cstheme="majorHAnsi"/>
                <w:b w:val="0"/>
                <w:bCs w:val="0"/>
                <w:color w:val="202122"/>
                <w:sz w:val="20"/>
                <w:szCs w:val="20"/>
                <w:lang w:val="en-CA"/>
              </w:rPr>
            </w:pPr>
          </w:p>
        </w:tc>
        <w:tc>
          <w:tcPr>
            <w:tcW w:w="1285" w:type="dxa"/>
            <w:shd w:val="clear" w:color="auto" w:fill="B6DDE8" w:themeFill="accent5" w:themeFillTint="66"/>
            <w:hideMark/>
          </w:tcPr>
          <w:p w14:paraId="42440595" w14:textId="0444FE0F"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Central</w:t>
            </w:r>
          </w:p>
          <w:p w14:paraId="4696E9FD" w14:textId="65D33D32"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wavelength</w:t>
            </w:r>
          </w:p>
          <w:p w14:paraId="269B65FB" w14:textId="77777777"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(nm)</w:t>
            </w:r>
          </w:p>
        </w:tc>
        <w:tc>
          <w:tcPr>
            <w:tcW w:w="1220" w:type="dxa"/>
            <w:shd w:val="clear" w:color="auto" w:fill="B6DDE8" w:themeFill="accent5" w:themeFillTint="66"/>
            <w:hideMark/>
          </w:tcPr>
          <w:p w14:paraId="32A40435" w14:textId="73DF8665"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Bandwidth</w:t>
            </w:r>
          </w:p>
          <w:p w14:paraId="59423DAB" w14:textId="77777777"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(nm)</w:t>
            </w:r>
          </w:p>
        </w:tc>
        <w:tc>
          <w:tcPr>
            <w:tcW w:w="1323" w:type="dxa"/>
            <w:shd w:val="clear" w:color="auto" w:fill="B6DDE8" w:themeFill="accent5" w:themeFillTint="66"/>
            <w:hideMark/>
          </w:tcPr>
          <w:p w14:paraId="5D44AFD9" w14:textId="6133CBB9"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Central</w:t>
            </w:r>
          </w:p>
          <w:p w14:paraId="2F1AF2CC" w14:textId="77777777"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Wavelength</w:t>
            </w:r>
          </w:p>
          <w:p w14:paraId="37E14338" w14:textId="1B1B5BF0"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(nm)</w:t>
            </w:r>
          </w:p>
        </w:tc>
        <w:tc>
          <w:tcPr>
            <w:tcW w:w="1234" w:type="dxa"/>
            <w:shd w:val="clear" w:color="auto" w:fill="B6DDE8" w:themeFill="accent5" w:themeFillTint="66"/>
            <w:hideMark/>
          </w:tcPr>
          <w:p w14:paraId="57DC7D48" w14:textId="03A2D6F7"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Bandwidth</w:t>
            </w:r>
          </w:p>
          <w:p w14:paraId="40BF0700" w14:textId="77777777"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(nm)</w:t>
            </w:r>
          </w:p>
        </w:tc>
        <w:tc>
          <w:tcPr>
            <w:tcW w:w="1150" w:type="dxa"/>
            <w:shd w:val="clear" w:color="auto" w:fill="B6DDE8" w:themeFill="accent5" w:themeFillTint="66"/>
            <w:hideMark/>
          </w:tcPr>
          <w:p w14:paraId="7B7C6EA7" w14:textId="0A968713" w:rsidR="0074757F" w:rsidRPr="00795EBF" w:rsidRDefault="00E3108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Pixel</w:t>
            </w:r>
          </w:p>
          <w:p w14:paraId="6FADECD5" w14:textId="190C909A"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resolution</w:t>
            </w:r>
          </w:p>
          <w:p w14:paraId="7E63A46E" w14:textId="77777777"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(m)</w:t>
            </w:r>
          </w:p>
        </w:tc>
        <w:tc>
          <w:tcPr>
            <w:tcW w:w="849" w:type="dxa"/>
            <w:shd w:val="clear" w:color="auto" w:fill="B6DDE8" w:themeFill="accent5" w:themeFillTint="66"/>
          </w:tcPr>
          <w:p w14:paraId="34F60D28" w14:textId="2C50DE8A"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PSF</w:t>
            </w:r>
          </w:p>
          <w:p w14:paraId="28D04919" w14:textId="244F3209" w:rsidR="0074757F" w:rsidRPr="00795EBF" w:rsidRDefault="00F47AB7">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FWHM</w:t>
            </w:r>
          </w:p>
          <w:p w14:paraId="216A3BBE" w14:textId="51708E43" w:rsidR="0074757F" w:rsidRPr="00795EBF" w:rsidRDefault="0074757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202122"/>
                <w:sz w:val="20"/>
                <w:szCs w:val="20"/>
                <w:lang w:val="en-CA"/>
              </w:rPr>
            </w:pPr>
            <w:r w:rsidRPr="00795EBF">
              <w:rPr>
                <w:rFonts w:asciiTheme="majorHAnsi" w:eastAsia="Times New Roman" w:hAnsiTheme="majorHAnsi" w:cstheme="majorHAnsi"/>
                <w:b/>
                <w:bCs/>
                <w:color w:val="202122"/>
                <w:sz w:val="20"/>
                <w:szCs w:val="20"/>
                <w:lang w:val="en-CA"/>
              </w:rPr>
              <w:t>(m)</w:t>
            </w:r>
          </w:p>
        </w:tc>
      </w:tr>
      <w:tr w:rsidR="00C931CA" w:rsidRPr="002F103B" w14:paraId="71604E59" w14:textId="0382BAD3" w:rsidTr="00E3108E">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7E6CA265" w14:textId="4BC8A64A"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1 – Coastal aerosol</w:t>
            </w:r>
          </w:p>
        </w:tc>
        <w:tc>
          <w:tcPr>
            <w:tcW w:w="1285" w:type="dxa"/>
            <w:hideMark/>
          </w:tcPr>
          <w:p w14:paraId="289F0AC2"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442.7</w:t>
            </w:r>
          </w:p>
        </w:tc>
        <w:tc>
          <w:tcPr>
            <w:tcW w:w="1220" w:type="dxa"/>
            <w:hideMark/>
          </w:tcPr>
          <w:p w14:paraId="786C76EF"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21</w:t>
            </w:r>
          </w:p>
        </w:tc>
        <w:tc>
          <w:tcPr>
            <w:tcW w:w="1323" w:type="dxa"/>
            <w:hideMark/>
          </w:tcPr>
          <w:p w14:paraId="741BB372"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442.2</w:t>
            </w:r>
          </w:p>
        </w:tc>
        <w:tc>
          <w:tcPr>
            <w:tcW w:w="1234" w:type="dxa"/>
            <w:hideMark/>
          </w:tcPr>
          <w:p w14:paraId="65C009BC"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21</w:t>
            </w:r>
          </w:p>
        </w:tc>
        <w:tc>
          <w:tcPr>
            <w:tcW w:w="1150" w:type="dxa"/>
            <w:hideMark/>
          </w:tcPr>
          <w:p w14:paraId="13424BBD"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60</w:t>
            </w:r>
          </w:p>
        </w:tc>
        <w:tc>
          <w:tcPr>
            <w:tcW w:w="849" w:type="dxa"/>
          </w:tcPr>
          <w:p w14:paraId="4945D91D" w14:textId="46CE9242"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58.5</w:t>
            </w:r>
          </w:p>
        </w:tc>
      </w:tr>
      <w:tr w:rsidR="00E3108E" w:rsidRPr="002F103B" w14:paraId="4FE0689D" w14:textId="17A70AAC" w:rsidTr="00E31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16AAB17C" w14:textId="6BA03C2C"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2 – Blue</w:t>
            </w:r>
          </w:p>
        </w:tc>
        <w:tc>
          <w:tcPr>
            <w:tcW w:w="1285" w:type="dxa"/>
            <w:hideMark/>
          </w:tcPr>
          <w:p w14:paraId="2D678CFB"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492.4</w:t>
            </w:r>
          </w:p>
        </w:tc>
        <w:tc>
          <w:tcPr>
            <w:tcW w:w="1220" w:type="dxa"/>
            <w:hideMark/>
          </w:tcPr>
          <w:p w14:paraId="78985617"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66</w:t>
            </w:r>
          </w:p>
        </w:tc>
        <w:tc>
          <w:tcPr>
            <w:tcW w:w="1323" w:type="dxa"/>
            <w:hideMark/>
          </w:tcPr>
          <w:p w14:paraId="072BB98E"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492.1</w:t>
            </w:r>
          </w:p>
        </w:tc>
        <w:tc>
          <w:tcPr>
            <w:tcW w:w="1234" w:type="dxa"/>
            <w:hideMark/>
          </w:tcPr>
          <w:p w14:paraId="337A202E"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66</w:t>
            </w:r>
          </w:p>
        </w:tc>
        <w:tc>
          <w:tcPr>
            <w:tcW w:w="1150" w:type="dxa"/>
            <w:hideMark/>
          </w:tcPr>
          <w:p w14:paraId="6F3142E6"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10</w:t>
            </w:r>
          </w:p>
        </w:tc>
        <w:tc>
          <w:tcPr>
            <w:tcW w:w="849" w:type="dxa"/>
          </w:tcPr>
          <w:p w14:paraId="7E5139DA" w14:textId="5BD61ED2"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10.5</w:t>
            </w:r>
          </w:p>
        </w:tc>
      </w:tr>
      <w:tr w:rsidR="00C931CA" w:rsidRPr="002F103B" w14:paraId="2F9D8BA3" w14:textId="0D256A71" w:rsidTr="00E3108E">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6F1A4100" w14:textId="7D315546"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3 – Green</w:t>
            </w:r>
          </w:p>
        </w:tc>
        <w:tc>
          <w:tcPr>
            <w:tcW w:w="1285" w:type="dxa"/>
            <w:hideMark/>
          </w:tcPr>
          <w:p w14:paraId="5D3C8167"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559.8</w:t>
            </w:r>
          </w:p>
        </w:tc>
        <w:tc>
          <w:tcPr>
            <w:tcW w:w="1220" w:type="dxa"/>
            <w:hideMark/>
          </w:tcPr>
          <w:p w14:paraId="753D358A"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36</w:t>
            </w:r>
          </w:p>
        </w:tc>
        <w:tc>
          <w:tcPr>
            <w:tcW w:w="1323" w:type="dxa"/>
            <w:hideMark/>
          </w:tcPr>
          <w:p w14:paraId="483BE944"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559.0</w:t>
            </w:r>
          </w:p>
        </w:tc>
        <w:tc>
          <w:tcPr>
            <w:tcW w:w="1234" w:type="dxa"/>
            <w:hideMark/>
          </w:tcPr>
          <w:p w14:paraId="3D70B28A"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36</w:t>
            </w:r>
          </w:p>
        </w:tc>
        <w:tc>
          <w:tcPr>
            <w:tcW w:w="1150" w:type="dxa"/>
            <w:hideMark/>
          </w:tcPr>
          <w:p w14:paraId="277E33FF"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10</w:t>
            </w:r>
          </w:p>
        </w:tc>
        <w:tc>
          <w:tcPr>
            <w:tcW w:w="849" w:type="dxa"/>
          </w:tcPr>
          <w:p w14:paraId="6F712978" w14:textId="1EEEA36C"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10.2</w:t>
            </w:r>
          </w:p>
        </w:tc>
      </w:tr>
      <w:tr w:rsidR="00E3108E" w:rsidRPr="002F103B" w14:paraId="4538D066" w14:textId="6350D82D" w:rsidTr="00E31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4A02C96D" w14:textId="68A150D8"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4 – Red</w:t>
            </w:r>
          </w:p>
        </w:tc>
        <w:tc>
          <w:tcPr>
            <w:tcW w:w="1285" w:type="dxa"/>
            <w:hideMark/>
          </w:tcPr>
          <w:p w14:paraId="67F632F0"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664.6</w:t>
            </w:r>
          </w:p>
        </w:tc>
        <w:tc>
          <w:tcPr>
            <w:tcW w:w="1220" w:type="dxa"/>
            <w:hideMark/>
          </w:tcPr>
          <w:p w14:paraId="6B0D00F2"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31</w:t>
            </w:r>
          </w:p>
        </w:tc>
        <w:tc>
          <w:tcPr>
            <w:tcW w:w="1323" w:type="dxa"/>
            <w:hideMark/>
          </w:tcPr>
          <w:p w14:paraId="6CEA22FF"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664.9</w:t>
            </w:r>
          </w:p>
        </w:tc>
        <w:tc>
          <w:tcPr>
            <w:tcW w:w="1234" w:type="dxa"/>
            <w:hideMark/>
          </w:tcPr>
          <w:p w14:paraId="6D4D7DCE"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31</w:t>
            </w:r>
          </w:p>
        </w:tc>
        <w:tc>
          <w:tcPr>
            <w:tcW w:w="1150" w:type="dxa"/>
            <w:hideMark/>
          </w:tcPr>
          <w:p w14:paraId="50E03AB3"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10</w:t>
            </w:r>
          </w:p>
        </w:tc>
        <w:tc>
          <w:tcPr>
            <w:tcW w:w="849" w:type="dxa"/>
          </w:tcPr>
          <w:p w14:paraId="2F8232A8" w14:textId="2ABDEE80"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10.8</w:t>
            </w:r>
          </w:p>
        </w:tc>
      </w:tr>
      <w:tr w:rsidR="00C931CA" w:rsidRPr="002F103B" w14:paraId="23D267A0" w14:textId="30DE179F" w:rsidTr="00E3108E">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2F9FBE0F" w14:textId="0E174344" w:rsidR="00F47AB7" w:rsidRPr="00795EBF" w:rsidRDefault="00F47AB7" w:rsidP="00F47AB7">
            <w:pPr>
              <w:rPr>
                <w:rFonts w:asciiTheme="majorHAnsi" w:eastAsia="Times New Roman" w:hAnsiTheme="majorHAnsi" w:cstheme="majorHAnsi"/>
                <w:b w:val="0"/>
                <w:bCs w:val="0"/>
                <w:sz w:val="20"/>
                <w:szCs w:val="20"/>
                <w:lang w:val="en-CA"/>
              </w:rPr>
            </w:pPr>
            <w:r w:rsidRPr="00795EBF">
              <w:rPr>
                <w:rFonts w:asciiTheme="majorHAnsi" w:eastAsia="Times New Roman" w:hAnsiTheme="majorHAnsi" w:cstheme="majorHAnsi"/>
                <w:sz w:val="20"/>
                <w:szCs w:val="20"/>
                <w:lang w:val="en-CA"/>
              </w:rPr>
              <w:t>5 –</w:t>
            </w:r>
            <w:r w:rsidR="00FC5A8C">
              <w:rPr>
                <w:rFonts w:asciiTheme="majorHAnsi" w:eastAsia="Times New Roman" w:hAnsiTheme="majorHAnsi" w:cstheme="majorHAnsi"/>
                <w:sz w:val="20"/>
                <w:szCs w:val="20"/>
                <w:lang w:val="en-CA"/>
              </w:rPr>
              <w:t xml:space="preserve"> </w:t>
            </w:r>
            <w:hyperlink r:id="rId16" w:tooltip="Red edge" w:history="1">
              <w:r w:rsidRPr="00795EBF">
                <w:rPr>
                  <w:rFonts w:asciiTheme="majorHAnsi" w:eastAsia="Times New Roman" w:hAnsiTheme="majorHAnsi" w:cstheme="majorHAnsi"/>
                  <w:sz w:val="20"/>
                  <w:szCs w:val="20"/>
                  <w:lang w:val="en-CA"/>
                </w:rPr>
                <w:t>Red edge</w:t>
              </w:r>
            </w:hyperlink>
            <w:r w:rsidRPr="00795EBF">
              <w:rPr>
                <w:rFonts w:asciiTheme="majorHAnsi" w:eastAsia="Times New Roman" w:hAnsiTheme="majorHAnsi" w:cstheme="majorHAnsi"/>
                <w:sz w:val="20"/>
                <w:szCs w:val="20"/>
                <w:lang w:val="en-CA"/>
              </w:rPr>
              <w:t xml:space="preserve"> I</w:t>
            </w:r>
          </w:p>
        </w:tc>
        <w:tc>
          <w:tcPr>
            <w:tcW w:w="1285" w:type="dxa"/>
            <w:hideMark/>
          </w:tcPr>
          <w:p w14:paraId="1E4B1999"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704.1</w:t>
            </w:r>
          </w:p>
        </w:tc>
        <w:tc>
          <w:tcPr>
            <w:tcW w:w="1220" w:type="dxa"/>
            <w:hideMark/>
          </w:tcPr>
          <w:p w14:paraId="4221B562"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15</w:t>
            </w:r>
          </w:p>
        </w:tc>
        <w:tc>
          <w:tcPr>
            <w:tcW w:w="1323" w:type="dxa"/>
            <w:hideMark/>
          </w:tcPr>
          <w:p w14:paraId="2238504A"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703.8</w:t>
            </w:r>
          </w:p>
        </w:tc>
        <w:tc>
          <w:tcPr>
            <w:tcW w:w="1234" w:type="dxa"/>
            <w:hideMark/>
          </w:tcPr>
          <w:p w14:paraId="656CD8A2"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16</w:t>
            </w:r>
          </w:p>
        </w:tc>
        <w:tc>
          <w:tcPr>
            <w:tcW w:w="1150" w:type="dxa"/>
            <w:hideMark/>
          </w:tcPr>
          <w:p w14:paraId="1BBFB012"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849" w:type="dxa"/>
          </w:tcPr>
          <w:p w14:paraId="533CF844" w14:textId="5CB76FBA"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17.7</w:t>
            </w:r>
          </w:p>
        </w:tc>
      </w:tr>
      <w:tr w:rsidR="00E3108E" w:rsidRPr="002F103B" w14:paraId="1CAD0899" w14:textId="650D29CF" w:rsidTr="00E31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59DE2ABB" w14:textId="06316501"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6 – Red edge II</w:t>
            </w:r>
          </w:p>
        </w:tc>
        <w:tc>
          <w:tcPr>
            <w:tcW w:w="1285" w:type="dxa"/>
            <w:hideMark/>
          </w:tcPr>
          <w:p w14:paraId="3B1A3E52"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740.5</w:t>
            </w:r>
          </w:p>
        </w:tc>
        <w:tc>
          <w:tcPr>
            <w:tcW w:w="1220" w:type="dxa"/>
            <w:hideMark/>
          </w:tcPr>
          <w:p w14:paraId="78D5A953"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15</w:t>
            </w:r>
          </w:p>
        </w:tc>
        <w:tc>
          <w:tcPr>
            <w:tcW w:w="1323" w:type="dxa"/>
            <w:hideMark/>
          </w:tcPr>
          <w:p w14:paraId="37CDD7AE"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739.1</w:t>
            </w:r>
          </w:p>
        </w:tc>
        <w:tc>
          <w:tcPr>
            <w:tcW w:w="1234" w:type="dxa"/>
            <w:hideMark/>
          </w:tcPr>
          <w:p w14:paraId="6ED7F1DE"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15</w:t>
            </w:r>
          </w:p>
        </w:tc>
        <w:tc>
          <w:tcPr>
            <w:tcW w:w="1150" w:type="dxa"/>
            <w:hideMark/>
          </w:tcPr>
          <w:p w14:paraId="6D66D2AC"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849" w:type="dxa"/>
          </w:tcPr>
          <w:p w14:paraId="4509D3A0" w14:textId="62A1C700"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18.7</w:t>
            </w:r>
          </w:p>
        </w:tc>
      </w:tr>
      <w:tr w:rsidR="00C931CA" w:rsidRPr="002F103B" w14:paraId="780CF881" w14:textId="25086A68" w:rsidTr="00E3108E">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352F8FA7" w14:textId="68CAB4A0"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7 – Red edge III</w:t>
            </w:r>
          </w:p>
        </w:tc>
        <w:tc>
          <w:tcPr>
            <w:tcW w:w="1285" w:type="dxa"/>
            <w:hideMark/>
          </w:tcPr>
          <w:p w14:paraId="7CA6CABD"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782.8</w:t>
            </w:r>
          </w:p>
        </w:tc>
        <w:tc>
          <w:tcPr>
            <w:tcW w:w="1220" w:type="dxa"/>
            <w:hideMark/>
          </w:tcPr>
          <w:p w14:paraId="25BCA308"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1323" w:type="dxa"/>
            <w:hideMark/>
          </w:tcPr>
          <w:p w14:paraId="50C732D0"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779.7</w:t>
            </w:r>
          </w:p>
        </w:tc>
        <w:tc>
          <w:tcPr>
            <w:tcW w:w="1234" w:type="dxa"/>
            <w:hideMark/>
          </w:tcPr>
          <w:p w14:paraId="04F5254A"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1150" w:type="dxa"/>
            <w:hideMark/>
          </w:tcPr>
          <w:p w14:paraId="4BA4458C"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849" w:type="dxa"/>
          </w:tcPr>
          <w:p w14:paraId="4EE6E3FC" w14:textId="407BB12A"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18.6</w:t>
            </w:r>
          </w:p>
        </w:tc>
      </w:tr>
      <w:tr w:rsidR="00E3108E" w:rsidRPr="002F103B" w14:paraId="132610B3" w14:textId="0AC509F9" w:rsidTr="00E31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24A6553E" w14:textId="43804D65"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8 – NIR</w:t>
            </w:r>
          </w:p>
        </w:tc>
        <w:tc>
          <w:tcPr>
            <w:tcW w:w="1285" w:type="dxa"/>
            <w:hideMark/>
          </w:tcPr>
          <w:p w14:paraId="1C20E00D"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832.8</w:t>
            </w:r>
          </w:p>
        </w:tc>
        <w:tc>
          <w:tcPr>
            <w:tcW w:w="1220" w:type="dxa"/>
            <w:hideMark/>
          </w:tcPr>
          <w:p w14:paraId="344012DD"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106</w:t>
            </w:r>
          </w:p>
        </w:tc>
        <w:tc>
          <w:tcPr>
            <w:tcW w:w="1323" w:type="dxa"/>
            <w:hideMark/>
          </w:tcPr>
          <w:p w14:paraId="19206E59"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832.9</w:t>
            </w:r>
          </w:p>
        </w:tc>
        <w:tc>
          <w:tcPr>
            <w:tcW w:w="1234" w:type="dxa"/>
            <w:hideMark/>
          </w:tcPr>
          <w:p w14:paraId="0C35F971"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106</w:t>
            </w:r>
          </w:p>
        </w:tc>
        <w:tc>
          <w:tcPr>
            <w:tcW w:w="1150" w:type="dxa"/>
            <w:hideMark/>
          </w:tcPr>
          <w:p w14:paraId="0DAF24DE"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10</w:t>
            </w:r>
          </w:p>
        </w:tc>
        <w:tc>
          <w:tcPr>
            <w:tcW w:w="849" w:type="dxa"/>
          </w:tcPr>
          <w:p w14:paraId="441C5D9D" w14:textId="67B9403C"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10.5</w:t>
            </w:r>
          </w:p>
        </w:tc>
      </w:tr>
      <w:tr w:rsidR="00C931CA" w:rsidRPr="002F103B" w14:paraId="3C894057" w14:textId="0F4026CE" w:rsidTr="00E3108E">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365B5169" w14:textId="2C25EB6B"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8A – Narrow NIR</w:t>
            </w:r>
          </w:p>
        </w:tc>
        <w:tc>
          <w:tcPr>
            <w:tcW w:w="1285" w:type="dxa"/>
            <w:hideMark/>
          </w:tcPr>
          <w:p w14:paraId="684EED54"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864.7</w:t>
            </w:r>
          </w:p>
        </w:tc>
        <w:tc>
          <w:tcPr>
            <w:tcW w:w="1220" w:type="dxa"/>
            <w:hideMark/>
          </w:tcPr>
          <w:p w14:paraId="36F39498"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21</w:t>
            </w:r>
          </w:p>
        </w:tc>
        <w:tc>
          <w:tcPr>
            <w:tcW w:w="1323" w:type="dxa"/>
            <w:hideMark/>
          </w:tcPr>
          <w:p w14:paraId="39986655"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864.0</w:t>
            </w:r>
          </w:p>
        </w:tc>
        <w:tc>
          <w:tcPr>
            <w:tcW w:w="1234" w:type="dxa"/>
            <w:hideMark/>
          </w:tcPr>
          <w:p w14:paraId="269A9FED"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22</w:t>
            </w:r>
          </w:p>
        </w:tc>
        <w:tc>
          <w:tcPr>
            <w:tcW w:w="1150" w:type="dxa"/>
            <w:hideMark/>
          </w:tcPr>
          <w:p w14:paraId="14F600CC"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849" w:type="dxa"/>
          </w:tcPr>
          <w:p w14:paraId="2B1D6D5A" w14:textId="274C7BE3"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18.8</w:t>
            </w:r>
          </w:p>
        </w:tc>
      </w:tr>
      <w:tr w:rsidR="00E3108E" w:rsidRPr="002F103B" w14:paraId="7F03BB75" w14:textId="22F8D83C" w:rsidTr="00E31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78762637" w14:textId="45C52589"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9 – Water vapour</w:t>
            </w:r>
          </w:p>
        </w:tc>
        <w:tc>
          <w:tcPr>
            <w:tcW w:w="1285" w:type="dxa"/>
            <w:hideMark/>
          </w:tcPr>
          <w:p w14:paraId="67A4F94C"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945.1</w:t>
            </w:r>
          </w:p>
        </w:tc>
        <w:tc>
          <w:tcPr>
            <w:tcW w:w="1220" w:type="dxa"/>
            <w:hideMark/>
          </w:tcPr>
          <w:p w14:paraId="3EFCD969"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1323" w:type="dxa"/>
            <w:hideMark/>
          </w:tcPr>
          <w:p w14:paraId="052D7434"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943.2</w:t>
            </w:r>
          </w:p>
        </w:tc>
        <w:tc>
          <w:tcPr>
            <w:tcW w:w="1234" w:type="dxa"/>
            <w:hideMark/>
          </w:tcPr>
          <w:p w14:paraId="3BCFA750"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21</w:t>
            </w:r>
          </w:p>
        </w:tc>
        <w:tc>
          <w:tcPr>
            <w:tcW w:w="1150" w:type="dxa"/>
            <w:hideMark/>
          </w:tcPr>
          <w:p w14:paraId="28527949"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60</w:t>
            </w:r>
          </w:p>
        </w:tc>
        <w:tc>
          <w:tcPr>
            <w:tcW w:w="849" w:type="dxa"/>
          </w:tcPr>
          <w:p w14:paraId="3F8C34A9" w14:textId="280F5D61"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62.7</w:t>
            </w:r>
          </w:p>
        </w:tc>
      </w:tr>
      <w:tr w:rsidR="00C931CA" w:rsidRPr="002F103B" w14:paraId="2F824A3F" w14:textId="00CD2073" w:rsidTr="00E3108E">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4D3B84D1" w14:textId="2749E7EB"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10 – SWIR–Cirrus</w:t>
            </w:r>
          </w:p>
        </w:tc>
        <w:tc>
          <w:tcPr>
            <w:tcW w:w="1285" w:type="dxa"/>
            <w:hideMark/>
          </w:tcPr>
          <w:p w14:paraId="7F6335F1"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1373.5</w:t>
            </w:r>
          </w:p>
        </w:tc>
        <w:tc>
          <w:tcPr>
            <w:tcW w:w="1220" w:type="dxa"/>
            <w:hideMark/>
          </w:tcPr>
          <w:p w14:paraId="1C194D99"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31</w:t>
            </w:r>
          </w:p>
        </w:tc>
        <w:tc>
          <w:tcPr>
            <w:tcW w:w="1323" w:type="dxa"/>
            <w:hideMark/>
          </w:tcPr>
          <w:p w14:paraId="11C2A18E"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1376.9</w:t>
            </w:r>
          </w:p>
        </w:tc>
        <w:tc>
          <w:tcPr>
            <w:tcW w:w="1234" w:type="dxa"/>
            <w:hideMark/>
          </w:tcPr>
          <w:p w14:paraId="72BC7630"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30</w:t>
            </w:r>
          </w:p>
        </w:tc>
        <w:tc>
          <w:tcPr>
            <w:tcW w:w="1150" w:type="dxa"/>
            <w:hideMark/>
          </w:tcPr>
          <w:p w14:paraId="430EF2B8"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60</w:t>
            </w:r>
          </w:p>
        </w:tc>
        <w:tc>
          <w:tcPr>
            <w:tcW w:w="849" w:type="dxa"/>
          </w:tcPr>
          <w:p w14:paraId="58628237" w14:textId="6185EB71"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N/A</w:t>
            </w:r>
          </w:p>
        </w:tc>
      </w:tr>
      <w:tr w:rsidR="00E3108E" w:rsidRPr="002F103B" w14:paraId="314FCA02" w14:textId="562A58CA" w:rsidTr="00E31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34671EB7" w14:textId="5952DB8A"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11 – SWIR</w:t>
            </w:r>
            <w:r w:rsidR="004F537B" w:rsidRPr="00795EBF">
              <w:rPr>
                <w:rFonts w:asciiTheme="majorHAnsi" w:eastAsia="Times New Roman" w:hAnsiTheme="majorHAnsi" w:cstheme="majorHAnsi"/>
                <w:color w:val="202122"/>
                <w:sz w:val="20"/>
                <w:szCs w:val="20"/>
                <w:lang w:val="en-CA"/>
              </w:rPr>
              <w:t xml:space="preserve"> I</w:t>
            </w:r>
          </w:p>
        </w:tc>
        <w:tc>
          <w:tcPr>
            <w:tcW w:w="1285" w:type="dxa"/>
            <w:hideMark/>
          </w:tcPr>
          <w:p w14:paraId="7312256C"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1613.7</w:t>
            </w:r>
          </w:p>
        </w:tc>
        <w:tc>
          <w:tcPr>
            <w:tcW w:w="1220" w:type="dxa"/>
            <w:hideMark/>
          </w:tcPr>
          <w:p w14:paraId="1A32A35D"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91</w:t>
            </w:r>
          </w:p>
        </w:tc>
        <w:tc>
          <w:tcPr>
            <w:tcW w:w="1323" w:type="dxa"/>
            <w:hideMark/>
          </w:tcPr>
          <w:p w14:paraId="23B1D578"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1610.4</w:t>
            </w:r>
          </w:p>
        </w:tc>
        <w:tc>
          <w:tcPr>
            <w:tcW w:w="1234" w:type="dxa"/>
            <w:hideMark/>
          </w:tcPr>
          <w:p w14:paraId="78571649"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94</w:t>
            </w:r>
          </w:p>
        </w:tc>
        <w:tc>
          <w:tcPr>
            <w:tcW w:w="1150" w:type="dxa"/>
            <w:hideMark/>
          </w:tcPr>
          <w:p w14:paraId="3FFEE97A" w14:textId="77777777"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849" w:type="dxa"/>
          </w:tcPr>
          <w:p w14:paraId="319D1666" w14:textId="2915B94E" w:rsidR="00F47AB7" w:rsidRPr="00795EBF" w:rsidRDefault="00F47AB7" w:rsidP="00795EBF">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22.2</w:t>
            </w:r>
          </w:p>
        </w:tc>
      </w:tr>
      <w:tr w:rsidR="004E1517" w:rsidRPr="002F103B" w14:paraId="4DC4D5D9" w14:textId="727118CC" w:rsidTr="00795EBF">
        <w:trPr>
          <w:trHeight w:val="113"/>
        </w:trPr>
        <w:tc>
          <w:tcPr>
            <w:cnfStyle w:val="001000000000" w:firstRow="0" w:lastRow="0" w:firstColumn="1" w:lastColumn="0" w:oddVBand="0" w:evenVBand="0" w:oddHBand="0" w:evenHBand="0" w:firstRowFirstColumn="0" w:firstRowLastColumn="0" w:lastRowFirstColumn="0" w:lastRowLastColumn="0"/>
            <w:tcW w:w="2289" w:type="dxa"/>
            <w:hideMark/>
          </w:tcPr>
          <w:p w14:paraId="5D057CA7" w14:textId="5ABD2DAC" w:rsidR="00F47AB7" w:rsidRPr="00795EBF" w:rsidRDefault="00F47AB7" w:rsidP="00F47AB7">
            <w:pPr>
              <w:rPr>
                <w:rFonts w:asciiTheme="majorHAnsi" w:eastAsia="Times New Roman" w:hAnsiTheme="majorHAnsi" w:cstheme="majorHAnsi"/>
                <w:b w:val="0"/>
                <w:bCs w:val="0"/>
                <w:color w:val="202122"/>
                <w:sz w:val="20"/>
                <w:szCs w:val="20"/>
                <w:lang w:val="en-CA"/>
              </w:rPr>
            </w:pPr>
            <w:r w:rsidRPr="00795EBF">
              <w:rPr>
                <w:rFonts w:asciiTheme="majorHAnsi" w:eastAsia="Times New Roman" w:hAnsiTheme="majorHAnsi" w:cstheme="majorHAnsi"/>
                <w:color w:val="202122"/>
                <w:sz w:val="20"/>
                <w:szCs w:val="20"/>
                <w:lang w:val="en-CA"/>
              </w:rPr>
              <w:t>12 – SWIR</w:t>
            </w:r>
            <w:r w:rsidR="004F537B" w:rsidRPr="00795EBF">
              <w:rPr>
                <w:rFonts w:asciiTheme="majorHAnsi" w:eastAsia="Times New Roman" w:hAnsiTheme="majorHAnsi" w:cstheme="majorHAnsi"/>
                <w:color w:val="202122"/>
                <w:sz w:val="20"/>
                <w:szCs w:val="20"/>
                <w:lang w:val="en-CA"/>
              </w:rPr>
              <w:t xml:space="preserve"> II</w:t>
            </w:r>
          </w:p>
        </w:tc>
        <w:tc>
          <w:tcPr>
            <w:tcW w:w="1285" w:type="dxa"/>
            <w:hideMark/>
          </w:tcPr>
          <w:p w14:paraId="368BE8E9"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2202.4</w:t>
            </w:r>
          </w:p>
        </w:tc>
        <w:tc>
          <w:tcPr>
            <w:tcW w:w="1220" w:type="dxa"/>
            <w:hideMark/>
          </w:tcPr>
          <w:p w14:paraId="30730F1B"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175</w:t>
            </w:r>
          </w:p>
        </w:tc>
        <w:tc>
          <w:tcPr>
            <w:tcW w:w="1323" w:type="dxa"/>
            <w:hideMark/>
          </w:tcPr>
          <w:p w14:paraId="49175E31"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2185.7</w:t>
            </w:r>
          </w:p>
        </w:tc>
        <w:tc>
          <w:tcPr>
            <w:tcW w:w="1234" w:type="dxa"/>
            <w:hideMark/>
          </w:tcPr>
          <w:p w14:paraId="20856069"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185</w:t>
            </w:r>
          </w:p>
        </w:tc>
        <w:tc>
          <w:tcPr>
            <w:tcW w:w="0" w:type="dxa"/>
            <w:hideMark/>
          </w:tcPr>
          <w:p w14:paraId="37D0511F" w14:textId="77777777"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eastAsia="Times New Roman" w:hAnsiTheme="majorHAnsi" w:cstheme="majorHAnsi"/>
                <w:color w:val="202122"/>
                <w:sz w:val="20"/>
                <w:szCs w:val="20"/>
                <w:lang w:val="en-CA"/>
              </w:rPr>
              <w:t>20</w:t>
            </w:r>
          </w:p>
        </w:tc>
        <w:tc>
          <w:tcPr>
            <w:tcW w:w="849" w:type="dxa"/>
          </w:tcPr>
          <w:p w14:paraId="77D150D4" w14:textId="69BE1749" w:rsidR="00F47AB7" w:rsidRPr="00795EBF" w:rsidRDefault="00F47AB7" w:rsidP="00795EB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02122"/>
                <w:sz w:val="20"/>
                <w:szCs w:val="20"/>
                <w:lang w:val="en-CA"/>
              </w:rPr>
            </w:pPr>
            <w:r w:rsidRPr="00795EBF">
              <w:rPr>
                <w:rFonts w:asciiTheme="majorHAnsi" w:hAnsiTheme="majorHAnsi" w:cstheme="majorHAnsi"/>
                <w:color w:val="000000"/>
                <w:sz w:val="20"/>
                <w:szCs w:val="20"/>
              </w:rPr>
              <w:t>21.8</w:t>
            </w:r>
          </w:p>
        </w:tc>
      </w:tr>
    </w:tbl>
    <w:p w14:paraId="134CB988" w14:textId="77777777" w:rsidR="00B86F96" w:rsidRDefault="00B86F96" w:rsidP="00293603"/>
    <w:p w14:paraId="017645C4" w14:textId="085808E1" w:rsidR="009151A2" w:rsidRDefault="009151A2" w:rsidP="00293603"/>
    <w:p w14:paraId="34596739" w14:textId="77777777" w:rsidR="009D769E" w:rsidRDefault="009D769E" w:rsidP="00293603"/>
    <w:p w14:paraId="315F1BE3" w14:textId="2916C7D5" w:rsidR="009151A2" w:rsidRPr="00795EBF" w:rsidRDefault="009151A2" w:rsidP="009151A2">
      <w:pPr>
        <w:pStyle w:val="Caption"/>
        <w:keepNext/>
        <w:rPr>
          <w:rFonts w:asciiTheme="majorHAnsi" w:hAnsiTheme="majorHAnsi" w:cstheme="majorHAnsi"/>
          <w:i w:val="0"/>
          <w:color w:val="auto"/>
          <w:sz w:val="22"/>
          <w:szCs w:val="22"/>
        </w:rPr>
      </w:pPr>
      <w:bookmarkStart w:id="3" w:name="_Ref71040532"/>
      <w:r w:rsidRPr="00795EBF">
        <w:rPr>
          <w:rFonts w:asciiTheme="majorHAnsi" w:hAnsiTheme="majorHAnsi" w:cstheme="majorHAnsi"/>
          <w:i w:val="0"/>
          <w:color w:val="auto"/>
          <w:sz w:val="22"/>
          <w:szCs w:val="22"/>
        </w:rPr>
        <w:lastRenderedPageBreak/>
        <w:t xml:space="preserve">Table </w:t>
      </w:r>
      <w:r w:rsidR="00B94E58" w:rsidRPr="00795EBF">
        <w:rPr>
          <w:rFonts w:asciiTheme="majorHAnsi" w:hAnsiTheme="majorHAnsi" w:cstheme="majorHAnsi"/>
          <w:i w:val="0"/>
          <w:color w:val="auto"/>
          <w:sz w:val="22"/>
          <w:szCs w:val="22"/>
        </w:rPr>
        <w:fldChar w:fldCharType="begin"/>
      </w:r>
      <w:r w:rsidR="00B94E58" w:rsidRPr="00795EBF">
        <w:rPr>
          <w:rFonts w:asciiTheme="majorHAnsi" w:hAnsiTheme="majorHAnsi" w:cstheme="majorHAnsi"/>
          <w:i w:val="0"/>
          <w:color w:val="auto"/>
          <w:sz w:val="22"/>
          <w:szCs w:val="22"/>
        </w:rPr>
        <w:instrText xml:space="preserve"> SEQ Table \* ARABIC </w:instrText>
      </w:r>
      <w:r w:rsidR="00B94E58" w:rsidRPr="00795EBF">
        <w:rPr>
          <w:rFonts w:asciiTheme="majorHAnsi" w:hAnsiTheme="majorHAnsi" w:cstheme="majorHAnsi"/>
          <w:i w:val="0"/>
          <w:color w:val="auto"/>
          <w:sz w:val="22"/>
          <w:szCs w:val="22"/>
        </w:rPr>
        <w:fldChar w:fldCharType="separate"/>
      </w:r>
      <w:r w:rsidR="004F537B" w:rsidRPr="00795EBF">
        <w:rPr>
          <w:rFonts w:asciiTheme="majorHAnsi" w:hAnsiTheme="majorHAnsi" w:cstheme="majorHAnsi"/>
          <w:i w:val="0"/>
          <w:noProof/>
          <w:color w:val="auto"/>
          <w:sz w:val="22"/>
          <w:szCs w:val="22"/>
        </w:rPr>
        <w:t>2</w:t>
      </w:r>
      <w:r w:rsidR="00B94E58" w:rsidRPr="00795EBF">
        <w:rPr>
          <w:rFonts w:asciiTheme="majorHAnsi" w:hAnsiTheme="majorHAnsi" w:cstheme="majorHAnsi"/>
          <w:i w:val="0"/>
          <w:noProof/>
          <w:color w:val="auto"/>
          <w:sz w:val="22"/>
          <w:szCs w:val="22"/>
        </w:rPr>
        <w:fldChar w:fldCharType="end"/>
      </w:r>
      <w:bookmarkEnd w:id="3"/>
      <w:r w:rsidRPr="00795EBF">
        <w:rPr>
          <w:rFonts w:asciiTheme="majorHAnsi" w:hAnsiTheme="majorHAnsi" w:cstheme="majorHAnsi"/>
          <w:i w:val="0"/>
          <w:color w:val="auto"/>
          <w:sz w:val="22"/>
          <w:szCs w:val="22"/>
        </w:rPr>
        <w:t xml:space="preserve">. </w:t>
      </w:r>
      <w:r w:rsidR="0054774E" w:rsidRPr="00795EBF">
        <w:rPr>
          <w:rFonts w:asciiTheme="majorHAnsi" w:hAnsiTheme="majorHAnsi" w:cstheme="majorHAnsi"/>
          <w:i w:val="0"/>
          <w:color w:val="auto"/>
          <w:sz w:val="22"/>
          <w:szCs w:val="22"/>
        </w:rPr>
        <w:t xml:space="preserve">MSI vegetation biophysical </w:t>
      </w:r>
      <w:r w:rsidRPr="00795EBF">
        <w:rPr>
          <w:rFonts w:asciiTheme="majorHAnsi" w:hAnsiTheme="majorHAnsi" w:cstheme="majorHAnsi"/>
          <w:i w:val="0"/>
          <w:color w:val="auto"/>
          <w:sz w:val="22"/>
          <w:szCs w:val="22"/>
        </w:rPr>
        <w:t xml:space="preserve">variable </w:t>
      </w:r>
      <w:r w:rsidR="0054774E" w:rsidRPr="00795EBF">
        <w:rPr>
          <w:rFonts w:asciiTheme="majorHAnsi" w:hAnsiTheme="majorHAnsi" w:cstheme="majorHAnsi"/>
          <w:i w:val="0"/>
          <w:color w:val="auto"/>
          <w:sz w:val="22"/>
          <w:szCs w:val="22"/>
        </w:rPr>
        <w:t xml:space="preserve">Level 2b </w:t>
      </w:r>
      <w:r w:rsidRPr="00795EBF">
        <w:rPr>
          <w:rFonts w:asciiTheme="majorHAnsi" w:hAnsiTheme="majorHAnsi" w:cstheme="majorHAnsi"/>
          <w:i w:val="0"/>
          <w:color w:val="auto"/>
          <w:sz w:val="22"/>
          <w:szCs w:val="22"/>
        </w:rPr>
        <w:t>products and their user requirement</w:t>
      </w:r>
      <w:r w:rsidR="004F537B" w:rsidRPr="00795EBF">
        <w:rPr>
          <w:rFonts w:asciiTheme="majorHAnsi" w:hAnsiTheme="majorHAnsi" w:cstheme="majorHAnsi"/>
          <w:i w:val="0"/>
          <w:color w:val="auto"/>
          <w:sz w:val="22"/>
          <w:szCs w:val="22"/>
        </w:rPr>
        <w:t>s</w:t>
      </w:r>
      <w:r w:rsidR="003C32E6">
        <w:rPr>
          <w:rFonts w:asciiTheme="majorHAnsi" w:hAnsiTheme="majorHAnsi" w:cstheme="majorHAnsi"/>
          <w:i w:val="0"/>
          <w:color w:val="auto"/>
          <w:sz w:val="22"/>
          <w:szCs w:val="22"/>
        </w:rPr>
        <w:t xml:space="preserve"> </w:t>
      </w:r>
      <w:r w:rsidR="003C32E6" w:rsidRPr="00B01C7E">
        <w:rPr>
          <w:rFonts w:asciiTheme="majorHAnsi" w:hAnsiTheme="majorHAnsi" w:cstheme="majorHAnsi"/>
          <w:i w:val="0"/>
          <w:color w:val="auto"/>
          <w:sz w:val="22"/>
          <w:szCs w:val="22"/>
        </w:rPr>
        <w:t>including</w:t>
      </w:r>
      <w:r w:rsidR="004F537B" w:rsidRPr="00795EBF">
        <w:rPr>
          <w:rFonts w:asciiTheme="majorHAnsi" w:hAnsiTheme="majorHAnsi" w:cstheme="majorHAnsi"/>
          <w:i w:val="0"/>
          <w:color w:val="auto"/>
          <w:sz w:val="22"/>
          <w:szCs w:val="22"/>
        </w:rPr>
        <w:t xml:space="preserve"> </w:t>
      </w:r>
      <w:r w:rsidR="003C32E6">
        <w:rPr>
          <w:rFonts w:asciiTheme="majorHAnsi" w:hAnsiTheme="majorHAnsi" w:cstheme="majorHAnsi"/>
          <w:i w:val="0"/>
          <w:color w:val="auto"/>
          <w:sz w:val="22"/>
          <w:szCs w:val="22"/>
        </w:rPr>
        <w:t>g</w:t>
      </w:r>
      <w:r w:rsidR="004F537B" w:rsidRPr="00795EBF">
        <w:rPr>
          <w:rFonts w:asciiTheme="majorHAnsi" w:hAnsiTheme="majorHAnsi" w:cstheme="majorHAnsi"/>
          <w:i w:val="0"/>
          <w:color w:val="auto"/>
          <w:sz w:val="22"/>
          <w:szCs w:val="22"/>
        </w:rPr>
        <w:t xml:space="preserve">oal </w:t>
      </w:r>
      <w:r w:rsidR="003C32E6">
        <w:rPr>
          <w:rFonts w:asciiTheme="majorHAnsi" w:hAnsiTheme="majorHAnsi" w:cstheme="majorHAnsi"/>
          <w:i w:val="0"/>
          <w:color w:val="auto"/>
          <w:sz w:val="22"/>
          <w:szCs w:val="22"/>
        </w:rPr>
        <w:t>(</w:t>
      </w:r>
      <w:r w:rsidR="004F537B" w:rsidRPr="00795EBF">
        <w:rPr>
          <w:rFonts w:asciiTheme="majorHAnsi" w:hAnsiTheme="majorHAnsi" w:cstheme="majorHAnsi"/>
          <w:i w:val="0"/>
          <w:color w:val="auto"/>
          <w:sz w:val="22"/>
          <w:szCs w:val="22"/>
        </w:rPr>
        <w:t>GCOS</w:t>
      </w:r>
      <w:r w:rsidR="003C32E6">
        <w:rPr>
          <w:rFonts w:asciiTheme="majorHAnsi" w:hAnsiTheme="majorHAnsi" w:cstheme="majorHAnsi"/>
          <w:i w:val="0"/>
          <w:color w:val="auto"/>
          <w:sz w:val="22"/>
          <w:szCs w:val="22"/>
        </w:rPr>
        <w:t xml:space="preserve">, </w:t>
      </w:r>
      <w:r w:rsidR="004F537B" w:rsidRPr="00795EBF">
        <w:rPr>
          <w:rFonts w:asciiTheme="majorHAnsi" w:hAnsiTheme="majorHAnsi" w:cstheme="majorHAnsi"/>
          <w:i w:val="0"/>
          <w:color w:val="auto"/>
          <w:sz w:val="22"/>
          <w:szCs w:val="22"/>
        </w:rPr>
        <w:t xml:space="preserve">2016) and threshold </w:t>
      </w:r>
      <w:r w:rsidR="003C32E6">
        <w:rPr>
          <w:rFonts w:asciiTheme="majorHAnsi" w:hAnsiTheme="majorHAnsi" w:cstheme="majorHAnsi"/>
          <w:i w:val="0"/>
          <w:color w:val="auto"/>
          <w:sz w:val="22"/>
          <w:szCs w:val="22"/>
        </w:rPr>
        <w:t>(</w:t>
      </w:r>
      <w:r w:rsidR="003C32E6" w:rsidRPr="00B5468B">
        <w:rPr>
          <w:rFonts w:asciiTheme="majorHAnsi" w:hAnsiTheme="majorHAnsi" w:cstheme="majorHAnsi"/>
          <w:i w:val="0"/>
          <w:color w:val="auto"/>
          <w:sz w:val="22"/>
          <w:szCs w:val="22"/>
        </w:rPr>
        <w:t>Lang and Tychon</w:t>
      </w:r>
      <w:r w:rsidR="003C32E6">
        <w:rPr>
          <w:rFonts w:asciiTheme="majorHAnsi" w:hAnsiTheme="majorHAnsi" w:cstheme="majorHAnsi"/>
          <w:i w:val="0"/>
          <w:color w:val="auto"/>
          <w:sz w:val="22"/>
          <w:szCs w:val="22"/>
        </w:rPr>
        <w:t xml:space="preserve">, </w:t>
      </w:r>
      <w:r w:rsidR="003C32E6" w:rsidRPr="00B5468B">
        <w:rPr>
          <w:rFonts w:asciiTheme="majorHAnsi" w:hAnsiTheme="majorHAnsi" w:cstheme="majorHAnsi"/>
          <w:i w:val="0"/>
          <w:color w:val="auto"/>
          <w:sz w:val="22"/>
          <w:szCs w:val="22"/>
        </w:rPr>
        <w:t>2015</w:t>
      </w:r>
      <w:r w:rsidR="003C32E6">
        <w:rPr>
          <w:rFonts w:asciiTheme="majorHAnsi" w:hAnsiTheme="majorHAnsi" w:cstheme="majorHAnsi"/>
          <w:i w:val="0"/>
          <w:color w:val="auto"/>
          <w:sz w:val="22"/>
          <w:szCs w:val="22"/>
        </w:rPr>
        <w:t xml:space="preserve">) thematic </w:t>
      </w:r>
      <w:r w:rsidR="004F537B" w:rsidRPr="00795EBF">
        <w:rPr>
          <w:rFonts w:asciiTheme="majorHAnsi" w:hAnsiTheme="majorHAnsi" w:cstheme="majorHAnsi"/>
          <w:i w:val="0"/>
          <w:color w:val="auto"/>
          <w:sz w:val="22"/>
          <w:szCs w:val="22"/>
        </w:rPr>
        <w:t>uncertainty</w:t>
      </w:r>
      <w:r w:rsidR="003C32E6">
        <w:rPr>
          <w:rFonts w:asciiTheme="majorHAnsi" w:hAnsiTheme="majorHAnsi" w:cstheme="majorHAnsi"/>
          <w:i w:val="0"/>
          <w:color w:val="auto"/>
          <w:sz w:val="22"/>
          <w:szCs w:val="22"/>
        </w:rPr>
        <w:t>.</w:t>
      </w:r>
    </w:p>
    <w:tbl>
      <w:tblPr>
        <w:tblStyle w:val="PlainTable1"/>
        <w:tblW w:w="0" w:type="auto"/>
        <w:tblLook w:val="04A0" w:firstRow="1" w:lastRow="0" w:firstColumn="1" w:lastColumn="0" w:noHBand="0" w:noVBand="1"/>
      </w:tblPr>
      <w:tblGrid>
        <w:gridCol w:w="2750"/>
        <w:gridCol w:w="1040"/>
        <w:gridCol w:w="941"/>
        <w:gridCol w:w="912"/>
        <w:gridCol w:w="1092"/>
        <w:gridCol w:w="1057"/>
        <w:gridCol w:w="1134"/>
      </w:tblGrid>
      <w:tr w:rsidR="004F537B" w:rsidRPr="00205673" w14:paraId="19D6DFC3" w14:textId="77777777" w:rsidTr="004F537B">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750" w:type="dxa"/>
            <w:vMerge w:val="restart"/>
            <w:shd w:val="clear" w:color="auto" w:fill="B6DDE8" w:themeFill="accent5" w:themeFillTint="66"/>
          </w:tcPr>
          <w:p w14:paraId="28BDA956" w14:textId="77777777" w:rsidR="009151A2" w:rsidRPr="00795EBF" w:rsidRDefault="009151A2" w:rsidP="00795EBF">
            <w:pPr>
              <w:jc w:val="center"/>
              <w:rPr>
                <w:rFonts w:asciiTheme="majorHAnsi" w:hAnsiTheme="majorHAnsi" w:cstheme="majorHAnsi"/>
                <w:sz w:val="20"/>
                <w:szCs w:val="20"/>
              </w:rPr>
            </w:pPr>
            <w:r w:rsidRPr="00795EBF">
              <w:rPr>
                <w:rFonts w:asciiTheme="majorHAnsi" w:hAnsiTheme="majorHAnsi" w:cstheme="majorHAnsi"/>
                <w:sz w:val="20"/>
                <w:szCs w:val="20"/>
              </w:rPr>
              <w:t>Product</w:t>
            </w:r>
          </w:p>
        </w:tc>
        <w:tc>
          <w:tcPr>
            <w:tcW w:w="1040" w:type="dxa"/>
            <w:vMerge w:val="restart"/>
            <w:shd w:val="clear" w:color="auto" w:fill="B6DDE8" w:themeFill="accent5" w:themeFillTint="66"/>
          </w:tcPr>
          <w:p w14:paraId="0F160D5E" w14:textId="77777777" w:rsidR="009151A2" w:rsidRPr="00795EBF" w:rsidRDefault="009151A2"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Acronym</w:t>
            </w:r>
          </w:p>
        </w:tc>
        <w:tc>
          <w:tcPr>
            <w:tcW w:w="941" w:type="dxa"/>
            <w:vMerge w:val="restart"/>
            <w:shd w:val="clear" w:color="auto" w:fill="B6DDE8" w:themeFill="accent5" w:themeFillTint="66"/>
          </w:tcPr>
          <w:p w14:paraId="5C0B850F" w14:textId="77777777" w:rsidR="009151A2" w:rsidRPr="00795EBF" w:rsidRDefault="009151A2"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Units</w:t>
            </w:r>
          </w:p>
        </w:tc>
        <w:tc>
          <w:tcPr>
            <w:tcW w:w="2004" w:type="dxa"/>
            <w:gridSpan w:val="2"/>
            <w:shd w:val="clear" w:color="auto" w:fill="B6DDE8" w:themeFill="accent5" w:themeFillTint="66"/>
          </w:tcPr>
          <w:p w14:paraId="2F9EADFC" w14:textId="69FD0B58" w:rsidR="009151A2" w:rsidRPr="00795EBF" w:rsidRDefault="009151A2"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Resolution</w:t>
            </w:r>
          </w:p>
        </w:tc>
        <w:tc>
          <w:tcPr>
            <w:tcW w:w="2191" w:type="dxa"/>
            <w:gridSpan w:val="2"/>
            <w:shd w:val="clear" w:color="auto" w:fill="B6DDE8" w:themeFill="accent5" w:themeFillTint="66"/>
          </w:tcPr>
          <w:p w14:paraId="7585673F" w14:textId="77777777" w:rsidR="009151A2" w:rsidRPr="00795EBF" w:rsidRDefault="009151A2"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Uncertainty</w:t>
            </w:r>
          </w:p>
        </w:tc>
      </w:tr>
      <w:tr w:rsidR="004F537B" w:rsidRPr="00205673" w14:paraId="6EA5930E"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shd w:val="clear" w:color="auto" w:fill="B6DDE8" w:themeFill="accent5" w:themeFillTint="66"/>
          </w:tcPr>
          <w:p w14:paraId="635309B0" w14:textId="77777777" w:rsidR="009151A2" w:rsidRPr="00795EBF" w:rsidRDefault="009151A2" w:rsidP="00795EBF">
            <w:pPr>
              <w:jc w:val="center"/>
              <w:rPr>
                <w:rFonts w:asciiTheme="majorHAnsi" w:hAnsiTheme="majorHAnsi" w:cstheme="majorHAnsi"/>
                <w:sz w:val="20"/>
                <w:szCs w:val="20"/>
              </w:rPr>
            </w:pPr>
          </w:p>
        </w:tc>
        <w:tc>
          <w:tcPr>
            <w:tcW w:w="0" w:type="dxa"/>
            <w:vMerge/>
            <w:shd w:val="clear" w:color="auto" w:fill="B6DDE8" w:themeFill="accent5" w:themeFillTint="66"/>
          </w:tcPr>
          <w:p w14:paraId="03A79A94" w14:textId="77777777" w:rsidR="009151A2" w:rsidRPr="00795EBF" w:rsidRDefault="009151A2"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0" w:type="dxa"/>
            <w:vMerge/>
            <w:shd w:val="clear" w:color="auto" w:fill="B6DDE8" w:themeFill="accent5" w:themeFillTint="66"/>
          </w:tcPr>
          <w:p w14:paraId="4FE1D9FC" w14:textId="77777777" w:rsidR="009151A2" w:rsidRPr="00795EBF" w:rsidRDefault="009151A2"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0" w:type="dxa"/>
            <w:shd w:val="clear" w:color="auto" w:fill="B6DDE8" w:themeFill="accent5" w:themeFillTint="66"/>
          </w:tcPr>
          <w:p w14:paraId="2674778F" w14:textId="77777777" w:rsidR="009151A2" w:rsidRPr="00795EBF" w:rsidRDefault="009151A2"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Spatial</w:t>
            </w:r>
          </w:p>
        </w:tc>
        <w:tc>
          <w:tcPr>
            <w:tcW w:w="0" w:type="dxa"/>
            <w:shd w:val="clear" w:color="auto" w:fill="B6DDE8" w:themeFill="accent5" w:themeFillTint="66"/>
          </w:tcPr>
          <w:p w14:paraId="5D1B68B6" w14:textId="77777777" w:rsidR="009151A2" w:rsidRPr="00795EBF" w:rsidRDefault="009151A2"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Temporal</w:t>
            </w:r>
          </w:p>
        </w:tc>
        <w:tc>
          <w:tcPr>
            <w:tcW w:w="0" w:type="dxa"/>
            <w:shd w:val="clear" w:color="auto" w:fill="B6DDE8" w:themeFill="accent5" w:themeFillTint="66"/>
          </w:tcPr>
          <w:p w14:paraId="7F8CFE0E" w14:textId="77777777" w:rsidR="009151A2" w:rsidRPr="00795EBF" w:rsidRDefault="009151A2"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Goal</w:t>
            </w:r>
          </w:p>
        </w:tc>
        <w:tc>
          <w:tcPr>
            <w:tcW w:w="1134" w:type="dxa"/>
            <w:shd w:val="clear" w:color="auto" w:fill="B6DDE8" w:themeFill="accent5" w:themeFillTint="66"/>
          </w:tcPr>
          <w:p w14:paraId="5EFB6D86" w14:textId="77777777" w:rsidR="009151A2" w:rsidRPr="00795EBF" w:rsidRDefault="009151A2"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Threshold</w:t>
            </w:r>
          </w:p>
        </w:tc>
      </w:tr>
      <w:tr w:rsidR="00C931CA" w:rsidRPr="00205673" w14:paraId="0AD148C2" w14:textId="77777777" w:rsidTr="004F537B">
        <w:tc>
          <w:tcPr>
            <w:cnfStyle w:val="001000000000" w:firstRow="0" w:lastRow="0" w:firstColumn="1" w:lastColumn="0" w:oddVBand="0" w:evenVBand="0" w:oddHBand="0" w:evenHBand="0" w:firstRowFirstColumn="0" w:firstRowLastColumn="0" w:lastRowFirstColumn="0" w:lastRowLastColumn="0"/>
            <w:tcW w:w="2750" w:type="dxa"/>
          </w:tcPr>
          <w:p w14:paraId="33E4FFA5" w14:textId="77777777" w:rsidR="0058302C" w:rsidRPr="00795EBF" w:rsidRDefault="0058302C" w:rsidP="00293603">
            <w:pPr>
              <w:rPr>
                <w:rFonts w:asciiTheme="majorHAnsi" w:hAnsiTheme="majorHAnsi" w:cstheme="majorHAnsi"/>
                <w:b w:val="0"/>
                <w:bCs w:val="0"/>
                <w:sz w:val="20"/>
                <w:szCs w:val="20"/>
              </w:rPr>
            </w:pPr>
            <w:r w:rsidRPr="00795EBF">
              <w:rPr>
                <w:rFonts w:asciiTheme="majorHAnsi" w:hAnsiTheme="majorHAnsi" w:cstheme="majorHAnsi"/>
                <w:sz w:val="20"/>
                <w:szCs w:val="20"/>
              </w:rPr>
              <w:t>Canopy Water Content</w:t>
            </w:r>
          </w:p>
        </w:tc>
        <w:tc>
          <w:tcPr>
            <w:tcW w:w="1040" w:type="dxa"/>
          </w:tcPr>
          <w:p w14:paraId="73302AA4" w14:textId="77777777" w:rsidR="0058302C" w:rsidRPr="00795EBF" w:rsidRDefault="0058302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CWC</w:t>
            </w:r>
          </w:p>
        </w:tc>
        <w:tc>
          <w:tcPr>
            <w:tcW w:w="941" w:type="dxa"/>
          </w:tcPr>
          <w:p w14:paraId="19E0BD48" w14:textId="4491EF84" w:rsidR="0058302C" w:rsidRPr="00795EBF" w:rsidRDefault="004F537B" w:rsidP="00795EB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kg/</w:t>
            </w:r>
            <w:r w:rsidR="0058302C" w:rsidRPr="00795EBF">
              <w:rPr>
                <w:rFonts w:asciiTheme="majorHAnsi" w:hAnsiTheme="majorHAnsi" w:cstheme="majorHAnsi"/>
                <w:sz w:val="20"/>
                <w:szCs w:val="20"/>
              </w:rPr>
              <w:t>m</w:t>
            </w:r>
            <w:r w:rsidR="0058302C" w:rsidRPr="00795EBF">
              <w:rPr>
                <w:rFonts w:asciiTheme="majorHAnsi" w:hAnsiTheme="majorHAnsi" w:cstheme="majorHAnsi"/>
                <w:sz w:val="20"/>
                <w:szCs w:val="20"/>
                <w:vertAlign w:val="superscript"/>
              </w:rPr>
              <w:t>2</w:t>
            </w:r>
          </w:p>
        </w:tc>
        <w:tc>
          <w:tcPr>
            <w:tcW w:w="912" w:type="dxa"/>
          </w:tcPr>
          <w:p w14:paraId="5DCA359E" w14:textId="77777777" w:rsidR="0058302C" w:rsidRPr="00795EBF" w:rsidRDefault="0058302C"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N/A</w:t>
            </w:r>
          </w:p>
        </w:tc>
        <w:tc>
          <w:tcPr>
            <w:tcW w:w="1092" w:type="dxa"/>
          </w:tcPr>
          <w:p w14:paraId="3177CCA9" w14:textId="77777777" w:rsidR="0058302C" w:rsidRPr="00795EBF" w:rsidRDefault="0058302C"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N/A</w:t>
            </w:r>
          </w:p>
        </w:tc>
        <w:tc>
          <w:tcPr>
            <w:tcW w:w="1057" w:type="dxa"/>
          </w:tcPr>
          <w:p w14:paraId="5BF33633" w14:textId="6725A24C" w:rsidR="0058302C" w:rsidRPr="00795EBF" w:rsidRDefault="0058302C"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1kg</w:t>
            </w:r>
            <w:r w:rsidR="004F537B" w:rsidRPr="00795EBF">
              <w:rPr>
                <w:rFonts w:asciiTheme="majorHAnsi" w:hAnsiTheme="majorHAnsi" w:cstheme="majorHAnsi"/>
                <w:sz w:val="20"/>
                <w:szCs w:val="20"/>
              </w:rPr>
              <w:t>/</w:t>
            </w:r>
            <w:r w:rsidRPr="00795EBF">
              <w:rPr>
                <w:rFonts w:asciiTheme="majorHAnsi" w:hAnsiTheme="majorHAnsi" w:cstheme="majorHAnsi"/>
                <w:sz w:val="20"/>
                <w:szCs w:val="20"/>
              </w:rPr>
              <w:t>m</w:t>
            </w:r>
            <w:r w:rsidRPr="00795EBF">
              <w:rPr>
                <w:rFonts w:asciiTheme="majorHAnsi" w:hAnsiTheme="majorHAnsi" w:cstheme="majorHAnsi"/>
                <w:sz w:val="20"/>
                <w:szCs w:val="20"/>
                <w:vertAlign w:val="superscript"/>
              </w:rPr>
              <w:t>2</w:t>
            </w:r>
          </w:p>
        </w:tc>
        <w:tc>
          <w:tcPr>
            <w:tcW w:w="1134" w:type="dxa"/>
          </w:tcPr>
          <w:p w14:paraId="1C733552" w14:textId="29D039EB" w:rsidR="0058302C" w:rsidRPr="00795EBF" w:rsidRDefault="0058302C"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5kg</w:t>
            </w:r>
            <w:r w:rsidR="004F537B" w:rsidRPr="00795EBF">
              <w:rPr>
                <w:rFonts w:asciiTheme="majorHAnsi" w:hAnsiTheme="majorHAnsi" w:cstheme="majorHAnsi"/>
                <w:sz w:val="20"/>
                <w:szCs w:val="20"/>
              </w:rPr>
              <w:t>/</w:t>
            </w:r>
            <w:r w:rsidRPr="00795EBF">
              <w:rPr>
                <w:rFonts w:asciiTheme="majorHAnsi" w:hAnsiTheme="majorHAnsi" w:cstheme="majorHAnsi"/>
                <w:sz w:val="20"/>
                <w:szCs w:val="20"/>
              </w:rPr>
              <w:t>m</w:t>
            </w:r>
            <w:r w:rsidRPr="00795EBF">
              <w:rPr>
                <w:rFonts w:asciiTheme="majorHAnsi" w:hAnsiTheme="majorHAnsi" w:cstheme="majorHAnsi"/>
                <w:sz w:val="20"/>
                <w:szCs w:val="20"/>
                <w:vertAlign w:val="superscript"/>
              </w:rPr>
              <w:t>2</w:t>
            </w:r>
          </w:p>
        </w:tc>
      </w:tr>
      <w:tr w:rsidR="004F537B" w:rsidRPr="00205673" w14:paraId="7C9DF8E2"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9E0F646" w14:textId="77777777" w:rsidR="0058302C" w:rsidRPr="00795EBF" w:rsidRDefault="0058302C" w:rsidP="0058302C">
            <w:pPr>
              <w:rPr>
                <w:rFonts w:asciiTheme="majorHAnsi" w:hAnsiTheme="majorHAnsi" w:cstheme="majorHAnsi"/>
                <w:b w:val="0"/>
                <w:bCs w:val="0"/>
                <w:sz w:val="20"/>
                <w:szCs w:val="20"/>
              </w:rPr>
            </w:pPr>
            <w:r w:rsidRPr="00795EBF">
              <w:rPr>
                <w:rFonts w:asciiTheme="majorHAnsi" w:hAnsiTheme="majorHAnsi" w:cstheme="majorHAnsi"/>
                <w:sz w:val="20"/>
                <w:szCs w:val="20"/>
              </w:rPr>
              <w:t>Fraction Absorbed Photosynthetically Active Radiation</w:t>
            </w:r>
          </w:p>
        </w:tc>
        <w:tc>
          <w:tcPr>
            <w:tcW w:w="0" w:type="dxa"/>
          </w:tcPr>
          <w:p w14:paraId="66548CF5" w14:textId="77777777" w:rsidR="0058302C" w:rsidRPr="00795EBF" w:rsidRDefault="0058302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FAPAR</w:t>
            </w:r>
          </w:p>
        </w:tc>
        <w:tc>
          <w:tcPr>
            <w:tcW w:w="0" w:type="dxa"/>
          </w:tcPr>
          <w:p w14:paraId="54B06F51" w14:textId="77777777" w:rsidR="0058302C" w:rsidRPr="00795EBF" w:rsidRDefault="0058302C"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0-1</w:t>
            </w:r>
          </w:p>
        </w:tc>
        <w:tc>
          <w:tcPr>
            <w:tcW w:w="0" w:type="dxa"/>
          </w:tcPr>
          <w:p w14:paraId="0FAB47E0" w14:textId="77777777" w:rsidR="0058302C" w:rsidRPr="00795EBF" w:rsidRDefault="0058302C"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&lt;50m</w:t>
            </w:r>
          </w:p>
        </w:tc>
        <w:tc>
          <w:tcPr>
            <w:tcW w:w="0" w:type="dxa"/>
          </w:tcPr>
          <w:p w14:paraId="38F120DC" w14:textId="77777777" w:rsidR="0058302C" w:rsidRPr="00795EBF" w:rsidRDefault="0058302C"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&lt;10d</w:t>
            </w:r>
          </w:p>
        </w:tc>
        <w:tc>
          <w:tcPr>
            <w:tcW w:w="0" w:type="dxa"/>
          </w:tcPr>
          <w:p w14:paraId="15867283" w14:textId="77777777" w:rsidR="0058302C" w:rsidRPr="00795EBF" w:rsidRDefault="0058302C" w:rsidP="00795EBF">
            <w:pPr>
              <w:pStyle w:val="Normal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bCs/>
                <w:kern w:val="24"/>
                <w:sz w:val="20"/>
                <w:szCs w:val="20"/>
                <w:lang w:val="fr-CA"/>
              </w:rPr>
              <w:t>10%,0.05</w:t>
            </w:r>
          </w:p>
        </w:tc>
        <w:tc>
          <w:tcPr>
            <w:tcW w:w="1134" w:type="dxa"/>
          </w:tcPr>
          <w:p w14:paraId="61E3D637" w14:textId="77777777" w:rsidR="0058302C" w:rsidRPr="00795EBF" w:rsidRDefault="0058302C" w:rsidP="00795EBF">
            <w:pPr>
              <w:pStyle w:val="Normal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bCs/>
                <w:kern w:val="24"/>
                <w:sz w:val="20"/>
                <w:szCs w:val="20"/>
                <w:lang w:val="fr-CA"/>
              </w:rPr>
              <w:t>20%,0.1</w:t>
            </w:r>
          </w:p>
        </w:tc>
      </w:tr>
      <w:tr w:rsidR="00C931CA" w:rsidRPr="00205673" w14:paraId="4AF8B5ED" w14:textId="77777777" w:rsidTr="004F537B">
        <w:tc>
          <w:tcPr>
            <w:cnfStyle w:val="001000000000" w:firstRow="0" w:lastRow="0" w:firstColumn="1" w:lastColumn="0" w:oddVBand="0" w:evenVBand="0" w:oddHBand="0" w:evenHBand="0" w:firstRowFirstColumn="0" w:firstRowLastColumn="0" w:lastRowFirstColumn="0" w:lastRowLastColumn="0"/>
            <w:tcW w:w="2750" w:type="dxa"/>
          </w:tcPr>
          <w:p w14:paraId="5361EE70" w14:textId="77777777" w:rsidR="0058302C" w:rsidRPr="00795EBF" w:rsidRDefault="0058302C" w:rsidP="0058302C">
            <w:pPr>
              <w:rPr>
                <w:rFonts w:asciiTheme="majorHAnsi" w:hAnsiTheme="majorHAnsi" w:cstheme="majorHAnsi"/>
                <w:b w:val="0"/>
                <w:bCs w:val="0"/>
                <w:sz w:val="20"/>
                <w:szCs w:val="20"/>
              </w:rPr>
            </w:pPr>
            <w:r w:rsidRPr="00795EBF">
              <w:rPr>
                <w:rFonts w:asciiTheme="majorHAnsi" w:hAnsiTheme="majorHAnsi" w:cstheme="majorHAnsi"/>
                <w:sz w:val="20"/>
                <w:szCs w:val="20"/>
              </w:rPr>
              <w:t>Fraction canopy cover</w:t>
            </w:r>
          </w:p>
        </w:tc>
        <w:tc>
          <w:tcPr>
            <w:tcW w:w="1040" w:type="dxa"/>
          </w:tcPr>
          <w:p w14:paraId="6F050DBC" w14:textId="77777777" w:rsidR="0058302C" w:rsidRPr="00795EBF" w:rsidRDefault="0058302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FCOVER</w:t>
            </w:r>
          </w:p>
        </w:tc>
        <w:tc>
          <w:tcPr>
            <w:tcW w:w="941" w:type="dxa"/>
          </w:tcPr>
          <w:p w14:paraId="2FECD757" w14:textId="77777777" w:rsidR="0058302C" w:rsidRPr="00795EBF" w:rsidRDefault="0058302C" w:rsidP="00795EB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0-1</w:t>
            </w:r>
          </w:p>
        </w:tc>
        <w:tc>
          <w:tcPr>
            <w:tcW w:w="912" w:type="dxa"/>
          </w:tcPr>
          <w:p w14:paraId="2C0DE9C4" w14:textId="77777777" w:rsidR="0058302C" w:rsidRPr="00795EBF" w:rsidRDefault="0058302C"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&lt;50m</w:t>
            </w:r>
          </w:p>
        </w:tc>
        <w:tc>
          <w:tcPr>
            <w:tcW w:w="1092" w:type="dxa"/>
          </w:tcPr>
          <w:p w14:paraId="2CCDD0C8" w14:textId="77777777" w:rsidR="0058302C" w:rsidRPr="00795EBF" w:rsidRDefault="0058302C"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1d</w:t>
            </w:r>
          </w:p>
        </w:tc>
        <w:tc>
          <w:tcPr>
            <w:tcW w:w="1057" w:type="dxa"/>
          </w:tcPr>
          <w:p w14:paraId="6ECF548E" w14:textId="77777777" w:rsidR="0058302C" w:rsidRPr="00795EBF" w:rsidRDefault="0058302C" w:rsidP="00795EBF">
            <w:pPr>
              <w:pStyle w:val="NormalWeb"/>
              <w:spacing w:before="0" w:beforeAutospacing="0" w:after="0" w:afterAutospacing="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kern w:val="24"/>
                <w:sz w:val="20"/>
                <w:szCs w:val="20"/>
                <w:lang w:val="fr-CA"/>
              </w:rPr>
              <w:t>5%</w:t>
            </w:r>
          </w:p>
        </w:tc>
        <w:tc>
          <w:tcPr>
            <w:tcW w:w="1134" w:type="dxa"/>
          </w:tcPr>
          <w:p w14:paraId="22EBCBDE" w14:textId="77777777" w:rsidR="0058302C" w:rsidRPr="00795EBF" w:rsidRDefault="0058302C" w:rsidP="00795EBF">
            <w:pPr>
              <w:pStyle w:val="NormalWeb"/>
              <w:spacing w:before="0" w:beforeAutospacing="0" w:after="0" w:afterAutospacing="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kern w:val="24"/>
                <w:sz w:val="20"/>
                <w:szCs w:val="20"/>
                <w:lang w:val="fr-CA"/>
              </w:rPr>
              <w:t>20%,0.1</w:t>
            </w:r>
          </w:p>
        </w:tc>
      </w:tr>
      <w:tr w:rsidR="004F537B" w:rsidRPr="00205673" w14:paraId="4FDA466F"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2681A5E" w14:textId="77777777" w:rsidR="0058302C" w:rsidRPr="00795EBF" w:rsidRDefault="0058302C" w:rsidP="0058302C">
            <w:pPr>
              <w:rPr>
                <w:rFonts w:asciiTheme="majorHAnsi" w:hAnsiTheme="majorHAnsi" w:cstheme="majorHAnsi"/>
                <w:b w:val="0"/>
                <w:bCs w:val="0"/>
                <w:sz w:val="20"/>
                <w:szCs w:val="20"/>
              </w:rPr>
            </w:pPr>
            <w:r w:rsidRPr="00795EBF">
              <w:rPr>
                <w:rFonts w:asciiTheme="majorHAnsi" w:hAnsiTheme="majorHAnsi" w:cstheme="majorHAnsi"/>
                <w:sz w:val="20"/>
                <w:szCs w:val="20"/>
              </w:rPr>
              <w:t>Leaf area index</w:t>
            </w:r>
          </w:p>
        </w:tc>
        <w:tc>
          <w:tcPr>
            <w:tcW w:w="0" w:type="dxa"/>
          </w:tcPr>
          <w:p w14:paraId="2EC856C0" w14:textId="77777777" w:rsidR="0058302C" w:rsidRPr="00795EBF" w:rsidRDefault="0058302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LAI</w:t>
            </w:r>
          </w:p>
        </w:tc>
        <w:tc>
          <w:tcPr>
            <w:tcW w:w="0" w:type="dxa"/>
          </w:tcPr>
          <w:p w14:paraId="56B4CBFB" w14:textId="57C2DEDC" w:rsidR="0058302C" w:rsidRPr="00795EBF" w:rsidRDefault="0058302C"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m</w:t>
            </w:r>
            <w:r w:rsidR="00BE4AE6" w:rsidRPr="00795EBF">
              <w:rPr>
                <w:rFonts w:asciiTheme="majorHAnsi" w:hAnsiTheme="majorHAnsi" w:cstheme="majorHAnsi"/>
                <w:sz w:val="20"/>
                <w:szCs w:val="20"/>
                <w:vertAlign w:val="superscript"/>
              </w:rPr>
              <w:t>2</w:t>
            </w:r>
            <w:r w:rsidR="004F537B" w:rsidRPr="00795EBF">
              <w:rPr>
                <w:rFonts w:asciiTheme="majorHAnsi" w:hAnsiTheme="majorHAnsi" w:cstheme="majorHAnsi"/>
                <w:sz w:val="20"/>
                <w:szCs w:val="20"/>
                <w:vertAlign w:val="superscript"/>
              </w:rPr>
              <w:t>/</w:t>
            </w:r>
            <w:r w:rsidRPr="00795EBF">
              <w:rPr>
                <w:rFonts w:asciiTheme="majorHAnsi" w:hAnsiTheme="majorHAnsi" w:cstheme="majorHAnsi"/>
                <w:sz w:val="20"/>
                <w:szCs w:val="20"/>
              </w:rPr>
              <w:t>m</w:t>
            </w:r>
            <w:r w:rsidRPr="00795EBF">
              <w:rPr>
                <w:rFonts w:asciiTheme="majorHAnsi" w:hAnsiTheme="majorHAnsi" w:cstheme="majorHAnsi"/>
                <w:sz w:val="20"/>
                <w:szCs w:val="20"/>
                <w:vertAlign w:val="superscript"/>
              </w:rPr>
              <w:t>2</w:t>
            </w:r>
          </w:p>
        </w:tc>
        <w:tc>
          <w:tcPr>
            <w:tcW w:w="0" w:type="dxa"/>
          </w:tcPr>
          <w:p w14:paraId="710239EB" w14:textId="77777777" w:rsidR="0058302C" w:rsidRPr="00795EBF" w:rsidRDefault="0058302C"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&lt;50m</w:t>
            </w:r>
          </w:p>
        </w:tc>
        <w:tc>
          <w:tcPr>
            <w:tcW w:w="0" w:type="dxa"/>
          </w:tcPr>
          <w:p w14:paraId="7D74CF20" w14:textId="77777777" w:rsidR="0058302C" w:rsidRPr="00795EBF" w:rsidRDefault="0058302C"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&lt;10d</w:t>
            </w:r>
          </w:p>
        </w:tc>
        <w:tc>
          <w:tcPr>
            <w:tcW w:w="0" w:type="dxa"/>
          </w:tcPr>
          <w:p w14:paraId="053AE80E" w14:textId="77777777" w:rsidR="0058302C" w:rsidRPr="00795EBF" w:rsidRDefault="0058302C" w:rsidP="00795EBF">
            <w:pPr>
              <w:pStyle w:val="Normal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kern w:val="24"/>
                <w:sz w:val="20"/>
                <w:szCs w:val="20"/>
                <w:lang w:val="fr-CA"/>
              </w:rPr>
              <w:t>15%</w:t>
            </w:r>
          </w:p>
        </w:tc>
        <w:tc>
          <w:tcPr>
            <w:tcW w:w="1134" w:type="dxa"/>
          </w:tcPr>
          <w:p w14:paraId="3FE50414" w14:textId="77777777" w:rsidR="0058302C" w:rsidRPr="00795EBF" w:rsidRDefault="0058302C" w:rsidP="00795EBF">
            <w:pPr>
              <w:pStyle w:val="Normal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kern w:val="24"/>
                <w:sz w:val="20"/>
                <w:szCs w:val="20"/>
                <w:lang w:val="fr-CA"/>
              </w:rPr>
              <w:t>25%,0.75</w:t>
            </w:r>
          </w:p>
        </w:tc>
      </w:tr>
    </w:tbl>
    <w:p w14:paraId="59D3C69C" w14:textId="2C7729C9" w:rsidR="002F103B" w:rsidRPr="00795EBF" w:rsidRDefault="002F103B" w:rsidP="001260F5">
      <w:pPr>
        <w:rPr>
          <w:rFonts w:asciiTheme="majorHAnsi" w:hAnsiTheme="majorHAnsi" w:cstheme="majorHAnsi"/>
        </w:rPr>
      </w:pPr>
    </w:p>
    <w:p w14:paraId="6AD235CD" w14:textId="0DF5B281" w:rsidR="001E4A95" w:rsidRPr="00795EBF" w:rsidRDefault="001E4A95" w:rsidP="001E4A95">
      <w:pPr>
        <w:pStyle w:val="Caption"/>
        <w:keepNext/>
        <w:rPr>
          <w:rFonts w:asciiTheme="majorHAnsi" w:hAnsiTheme="majorHAnsi" w:cstheme="majorHAnsi"/>
          <w:i w:val="0"/>
          <w:color w:val="auto"/>
          <w:sz w:val="22"/>
          <w:szCs w:val="22"/>
        </w:rPr>
      </w:pPr>
      <w:bookmarkStart w:id="4" w:name="_Ref71040557"/>
      <w:r w:rsidRPr="00795EBF">
        <w:rPr>
          <w:rFonts w:asciiTheme="majorHAnsi" w:hAnsiTheme="majorHAnsi" w:cstheme="majorHAnsi"/>
          <w:i w:val="0"/>
          <w:color w:val="auto"/>
          <w:sz w:val="22"/>
          <w:szCs w:val="22"/>
        </w:rPr>
        <w:t xml:space="preserve">Table </w:t>
      </w:r>
      <w:r w:rsidR="00B94E58" w:rsidRPr="00795EBF">
        <w:rPr>
          <w:rFonts w:asciiTheme="majorHAnsi" w:hAnsiTheme="majorHAnsi" w:cstheme="majorHAnsi"/>
          <w:i w:val="0"/>
          <w:color w:val="auto"/>
          <w:sz w:val="22"/>
          <w:szCs w:val="22"/>
        </w:rPr>
        <w:fldChar w:fldCharType="begin"/>
      </w:r>
      <w:r w:rsidR="00B94E58" w:rsidRPr="00795EBF">
        <w:rPr>
          <w:rFonts w:asciiTheme="majorHAnsi" w:hAnsiTheme="majorHAnsi" w:cstheme="majorHAnsi"/>
          <w:i w:val="0"/>
          <w:color w:val="auto"/>
          <w:sz w:val="22"/>
          <w:szCs w:val="22"/>
        </w:rPr>
        <w:instrText xml:space="preserve"> SEQ Table \* ARABIC </w:instrText>
      </w:r>
      <w:r w:rsidR="00B94E58" w:rsidRPr="00795EBF">
        <w:rPr>
          <w:rFonts w:asciiTheme="majorHAnsi" w:hAnsiTheme="majorHAnsi" w:cstheme="majorHAnsi"/>
          <w:i w:val="0"/>
          <w:color w:val="auto"/>
          <w:sz w:val="22"/>
          <w:szCs w:val="22"/>
        </w:rPr>
        <w:fldChar w:fldCharType="separate"/>
      </w:r>
      <w:r w:rsidR="00903B49" w:rsidRPr="00795EBF">
        <w:rPr>
          <w:rFonts w:asciiTheme="majorHAnsi" w:hAnsiTheme="majorHAnsi" w:cstheme="majorHAnsi"/>
          <w:i w:val="0"/>
          <w:noProof/>
          <w:color w:val="auto"/>
          <w:sz w:val="22"/>
          <w:szCs w:val="22"/>
        </w:rPr>
        <w:t>3</w:t>
      </w:r>
      <w:r w:rsidR="00B94E58" w:rsidRPr="00795EBF">
        <w:rPr>
          <w:rFonts w:asciiTheme="majorHAnsi" w:hAnsiTheme="majorHAnsi" w:cstheme="majorHAnsi"/>
          <w:i w:val="0"/>
          <w:noProof/>
          <w:color w:val="auto"/>
          <w:sz w:val="22"/>
          <w:szCs w:val="22"/>
        </w:rPr>
        <w:fldChar w:fldCharType="end"/>
      </w:r>
      <w:bookmarkEnd w:id="4"/>
      <w:r w:rsidRPr="00795EBF">
        <w:rPr>
          <w:rFonts w:asciiTheme="majorHAnsi" w:hAnsiTheme="majorHAnsi" w:cstheme="majorHAnsi"/>
          <w:i w:val="0"/>
          <w:color w:val="auto"/>
          <w:sz w:val="22"/>
          <w:szCs w:val="22"/>
        </w:rPr>
        <w:t>. Downscaling algorithms applied to MSI imagery and available for free and open use.</w:t>
      </w:r>
      <w:r w:rsidR="00DD7B06">
        <w:rPr>
          <w:rFonts w:asciiTheme="majorHAnsi" w:hAnsiTheme="majorHAnsi" w:cstheme="majorHAnsi"/>
          <w:i w:val="0"/>
          <w:color w:val="auto"/>
          <w:sz w:val="22"/>
          <w:szCs w:val="22"/>
        </w:rPr>
        <w:t xml:space="preserve"> </w:t>
      </w:r>
    </w:p>
    <w:tbl>
      <w:tblPr>
        <w:tblStyle w:val="PlainTable1"/>
        <w:tblW w:w="9351" w:type="dxa"/>
        <w:tblLayout w:type="fixed"/>
        <w:tblLook w:val="04A0" w:firstRow="1" w:lastRow="0" w:firstColumn="1" w:lastColumn="0" w:noHBand="0" w:noVBand="1"/>
      </w:tblPr>
      <w:tblGrid>
        <w:gridCol w:w="829"/>
        <w:gridCol w:w="1523"/>
        <w:gridCol w:w="2038"/>
        <w:gridCol w:w="4961"/>
      </w:tblGrid>
      <w:tr w:rsidR="004E1517" w:rsidRPr="00205673" w14:paraId="0FFD07AC" w14:textId="77777777" w:rsidTr="00795E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shd w:val="clear" w:color="auto" w:fill="B6DDE8" w:themeFill="accent5" w:themeFillTint="66"/>
          </w:tcPr>
          <w:p w14:paraId="4FE826C4" w14:textId="3E2DFBE0" w:rsidR="004E1517" w:rsidRPr="00795EBF" w:rsidRDefault="004E1517" w:rsidP="004E1517">
            <w:pPr>
              <w:rPr>
                <w:rFonts w:asciiTheme="majorHAnsi" w:hAnsiTheme="majorHAnsi" w:cstheme="majorHAnsi"/>
                <w:sz w:val="20"/>
                <w:szCs w:val="20"/>
              </w:rPr>
            </w:pPr>
            <w:r w:rsidRPr="00795EBF">
              <w:rPr>
                <w:rFonts w:asciiTheme="majorHAnsi" w:hAnsiTheme="majorHAnsi" w:cstheme="majorHAnsi"/>
                <w:sz w:val="20"/>
                <w:szCs w:val="20"/>
              </w:rPr>
              <w:t>Name</w:t>
            </w:r>
          </w:p>
        </w:tc>
        <w:tc>
          <w:tcPr>
            <w:tcW w:w="1523" w:type="dxa"/>
            <w:shd w:val="clear" w:color="auto" w:fill="B6DDE8" w:themeFill="accent5" w:themeFillTint="66"/>
          </w:tcPr>
          <w:p w14:paraId="1D66F315" w14:textId="78944B8B" w:rsidR="004E1517" w:rsidRPr="00795EBF" w:rsidRDefault="004E1517" w:rsidP="004E151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Algorithm</w:t>
            </w:r>
          </w:p>
        </w:tc>
        <w:tc>
          <w:tcPr>
            <w:tcW w:w="2038" w:type="dxa"/>
            <w:shd w:val="clear" w:color="auto" w:fill="B6DDE8" w:themeFill="accent5" w:themeFillTint="66"/>
          </w:tcPr>
          <w:p w14:paraId="32E4C833" w14:textId="77777777" w:rsidR="004E1517" w:rsidRPr="00795EBF" w:rsidRDefault="004E1517" w:rsidP="004E151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Reference</w:t>
            </w:r>
          </w:p>
        </w:tc>
        <w:tc>
          <w:tcPr>
            <w:tcW w:w="4961" w:type="dxa"/>
            <w:shd w:val="clear" w:color="auto" w:fill="B6DDE8" w:themeFill="accent5" w:themeFillTint="66"/>
          </w:tcPr>
          <w:p w14:paraId="0DE11C08" w14:textId="476EFED0" w:rsidR="004E1517" w:rsidRPr="00795EBF" w:rsidRDefault="004E1517" w:rsidP="004E151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Access</w:t>
            </w:r>
            <w:r w:rsidR="00DD7B06">
              <w:rPr>
                <w:rFonts w:asciiTheme="majorHAnsi" w:hAnsiTheme="majorHAnsi" w:cstheme="majorHAnsi"/>
                <w:sz w:val="20"/>
                <w:szCs w:val="20"/>
              </w:rPr>
              <w:t>ed on August 19, 2021</w:t>
            </w:r>
          </w:p>
        </w:tc>
      </w:tr>
      <w:tr w:rsidR="004E1517" w:rsidRPr="00205673" w14:paraId="5324545E"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540E1A1" w14:textId="18152711" w:rsidR="004E1517" w:rsidRPr="00795EBF" w:rsidDel="00152392"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R1</w:t>
            </w:r>
          </w:p>
        </w:tc>
        <w:tc>
          <w:tcPr>
            <w:tcW w:w="1523" w:type="dxa"/>
          </w:tcPr>
          <w:p w14:paraId="4564BE35" w14:textId="04D95982" w:rsidR="004E1517" w:rsidRPr="00DD7B06" w:rsidRDefault="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 xml:space="preserve">Nearest </w:t>
            </w:r>
            <w:r w:rsidR="001E4BDC" w:rsidRPr="00DD7B06">
              <w:rPr>
                <w:rFonts w:asciiTheme="majorHAnsi" w:hAnsiTheme="majorHAnsi" w:cstheme="majorHAnsi"/>
                <w:sz w:val="20"/>
                <w:szCs w:val="20"/>
              </w:rPr>
              <w:t>n</w:t>
            </w:r>
            <w:r w:rsidRPr="00DD7B06">
              <w:rPr>
                <w:rFonts w:asciiTheme="majorHAnsi" w:hAnsiTheme="majorHAnsi" w:cstheme="majorHAnsi"/>
                <w:sz w:val="20"/>
                <w:szCs w:val="20"/>
              </w:rPr>
              <w:t xml:space="preserve">eighbour </w:t>
            </w:r>
          </w:p>
        </w:tc>
        <w:tc>
          <w:tcPr>
            <w:tcW w:w="2038" w:type="dxa"/>
          </w:tcPr>
          <w:p w14:paraId="28F696AC" w14:textId="214B7CF6"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lang w:val="fr-CA"/>
              </w:rPr>
              <w:t>ESA, SNAP.</w:t>
            </w:r>
          </w:p>
        </w:tc>
        <w:tc>
          <w:tcPr>
            <w:tcW w:w="4961" w:type="dxa"/>
          </w:tcPr>
          <w:p w14:paraId="16FF170F" w14:textId="3CE59F0B"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https://github.com/senbox-org/snap-desktop/blob/master/ReleaseNotes.md</w:t>
            </w:r>
          </w:p>
        </w:tc>
      </w:tr>
      <w:tr w:rsidR="004E1517" w:rsidRPr="008F54E2" w14:paraId="75A29F5E" w14:textId="77777777" w:rsidTr="00795EBF">
        <w:tc>
          <w:tcPr>
            <w:cnfStyle w:val="001000000000" w:firstRow="0" w:lastRow="0" w:firstColumn="1" w:lastColumn="0" w:oddVBand="0" w:evenVBand="0" w:oddHBand="0" w:evenHBand="0" w:firstRowFirstColumn="0" w:firstRowLastColumn="0" w:lastRowFirstColumn="0" w:lastRowLastColumn="0"/>
            <w:tcW w:w="829" w:type="dxa"/>
          </w:tcPr>
          <w:p w14:paraId="753F9666" w14:textId="58A7BDC6" w:rsidR="004E1517" w:rsidRPr="00795EBF" w:rsidDel="004E1517"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R2</w:t>
            </w:r>
          </w:p>
        </w:tc>
        <w:tc>
          <w:tcPr>
            <w:tcW w:w="1523" w:type="dxa"/>
          </w:tcPr>
          <w:p w14:paraId="33C583A6" w14:textId="50133BDE"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Bi-cubic resampling</w:t>
            </w:r>
          </w:p>
        </w:tc>
        <w:tc>
          <w:tcPr>
            <w:tcW w:w="2038" w:type="dxa"/>
          </w:tcPr>
          <w:p w14:paraId="44BDDAAB" w14:textId="0CEC8972"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fr-CA"/>
              </w:rPr>
            </w:pPr>
            <w:r w:rsidRPr="00DD7B06">
              <w:rPr>
                <w:rFonts w:asciiTheme="majorHAnsi" w:hAnsiTheme="majorHAnsi" w:cstheme="majorHAnsi"/>
                <w:sz w:val="20"/>
                <w:szCs w:val="20"/>
                <w:lang w:val="fr-CA"/>
              </w:rPr>
              <w:t>ESA, SNAP.</w:t>
            </w:r>
          </w:p>
        </w:tc>
        <w:tc>
          <w:tcPr>
            <w:tcW w:w="4961" w:type="dxa"/>
          </w:tcPr>
          <w:p w14:paraId="427AA1EB" w14:textId="5E6D96EC"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fr-CA"/>
              </w:rPr>
            </w:pPr>
            <w:r w:rsidRPr="00DD7B06">
              <w:rPr>
                <w:rFonts w:asciiTheme="majorHAnsi" w:hAnsiTheme="majorHAnsi" w:cstheme="majorHAnsi"/>
                <w:sz w:val="20"/>
                <w:szCs w:val="20"/>
                <w:lang w:val="fr-CA"/>
              </w:rPr>
              <w:t>https://github.com/senbox-org/snap-desktop/blob/master/ReleaseNotes.md</w:t>
            </w:r>
          </w:p>
        </w:tc>
      </w:tr>
      <w:tr w:rsidR="004E1517" w:rsidRPr="008F54E2" w14:paraId="3909EFAB"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0F266006" w14:textId="21BBDCDD" w:rsidR="004E1517" w:rsidRPr="00795EBF"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D0</w:t>
            </w:r>
          </w:p>
        </w:tc>
        <w:tc>
          <w:tcPr>
            <w:tcW w:w="1523" w:type="dxa"/>
          </w:tcPr>
          <w:p w14:paraId="7AC8C1AC" w14:textId="00BC759F"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SEN2RES</w:t>
            </w:r>
          </w:p>
        </w:tc>
        <w:tc>
          <w:tcPr>
            <w:tcW w:w="2038" w:type="dxa"/>
          </w:tcPr>
          <w:p w14:paraId="533CD108" w14:textId="186D24DF"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fr-CA"/>
              </w:rPr>
            </w:pPr>
            <w:r w:rsidRPr="00DD7B06">
              <w:rPr>
                <w:rFonts w:asciiTheme="majorHAnsi" w:hAnsiTheme="majorHAnsi" w:cstheme="majorHAnsi"/>
                <w:sz w:val="20"/>
                <w:szCs w:val="20"/>
                <w:lang w:val="fr-CA"/>
              </w:rPr>
              <w:t>Brodu, 2017</w:t>
            </w:r>
          </w:p>
        </w:tc>
        <w:tc>
          <w:tcPr>
            <w:tcW w:w="4961" w:type="dxa"/>
          </w:tcPr>
          <w:p w14:paraId="5F2C140C" w14:textId="2D43BC18" w:rsidR="004E1517" w:rsidRPr="00DD7B06" w:rsidRDefault="00064AB5"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fr-CA"/>
              </w:rPr>
            </w:pPr>
            <w:hyperlink r:id="rId17" w:history="1">
              <w:r w:rsidR="004E1517" w:rsidRPr="008F54E2">
                <w:rPr>
                  <w:rStyle w:val="Hyperlink"/>
                  <w:rFonts w:asciiTheme="majorHAnsi" w:hAnsiTheme="majorHAnsi" w:cstheme="majorHAnsi"/>
                  <w:color w:val="auto"/>
                  <w:sz w:val="20"/>
                  <w:szCs w:val="20"/>
                  <w:u w:val="none"/>
                  <w:lang w:val="fr-CA"/>
                </w:rPr>
                <w:t>https://step.esa.int/main/third-party-plugins-2/sen2res/</w:t>
              </w:r>
            </w:hyperlink>
          </w:p>
        </w:tc>
      </w:tr>
      <w:tr w:rsidR="004E1517" w:rsidRPr="00205673" w14:paraId="3A5A4E64" w14:textId="77777777" w:rsidTr="00795EBF">
        <w:tc>
          <w:tcPr>
            <w:cnfStyle w:val="001000000000" w:firstRow="0" w:lastRow="0" w:firstColumn="1" w:lastColumn="0" w:oddVBand="0" w:evenVBand="0" w:oddHBand="0" w:evenHBand="0" w:firstRowFirstColumn="0" w:firstRowLastColumn="0" w:lastRowFirstColumn="0" w:lastRowLastColumn="0"/>
            <w:tcW w:w="829" w:type="dxa"/>
          </w:tcPr>
          <w:p w14:paraId="4EC248B6" w14:textId="7ACECC6B" w:rsidR="004E1517" w:rsidRPr="00795EBF"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D1</w:t>
            </w:r>
          </w:p>
        </w:tc>
        <w:tc>
          <w:tcPr>
            <w:tcW w:w="1523" w:type="dxa"/>
          </w:tcPr>
          <w:p w14:paraId="4D3C4EC2" w14:textId="65EBB041"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ATPRK-PAN</w:t>
            </w:r>
          </w:p>
        </w:tc>
        <w:tc>
          <w:tcPr>
            <w:tcW w:w="2038" w:type="dxa"/>
          </w:tcPr>
          <w:p w14:paraId="0F228567" w14:textId="2EA6A0C8"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Wang et al., 2015</w:t>
            </w:r>
            <w:r w:rsidR="00C931CA" w:rsidRPr="00DD7B06">
              <w:rPr>
                <w:rFonts w:asciiTheme="majorHAnsi" w:hAnsiTheme="majorHAnsi" w:cstheme="majorHAnsi"/>
                <w:sz w:val="20"/>
                <w:szCs w:val="20"/>
              </w:rPr>
              <w:t>.</w:t>
            </w:r>
          </w:p>
        </w:tc>
        <w:tc>
          <w:tcPr>
            <w:tcW w:w="4961" w:type="dxa"/>
          </w:tcPr>
          <w:p w14:paraId="3A647146" w14:textId="65AD1BD3" w:rsidR="004E1517" w:rsidRPr="00DD7B06" w:rsidRDefault="00064AB5"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18" w:history="1">
              <w:r w:rsidR="004E1517" w:rsidRPr="008F54E2">
                <w:rPr>
                  <w:rStyle w:val="Hyperlink"/>
                  <w:rFonts w:asciiTheme="majorHAnsi" w:hAnsiTheme="majorHAnsi" w:cstheme="majorHAnsi"/>
                  <w:color w:val="auto"/>
                  <w:sz w:val="20"/>
                  <w:szCs w:val="20"/>
                  <w:u w:val="none"/>
                </w:rPr>
                <w:t>https://qunmingwang.github.io/</w:t>
              </w:r>
            </w:hyperlink>
          </w:p>
        </w:tc>
      </w:tr>
      <w:tr w:rsidR="004E1517" w:rsidRPr="00205673" w14:paraId="5BEF2434" w14:textId="77777777" w:rsidTr="00795EB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829" w:type="dxa"/>
          </w:tcPr>
          <w:p w14:paraId="6A3F7D1D" w14:textId="106501A8" w:rsidR="004E1517" w:rsidRPr="00795EBF"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D2</w:t>
            </w:r>
          </w:p>
        </w:tc>
        <w:tc>
          <w:tcPr>
            <w:tcW w:w="1523" w:type="dxa"/>
          </w:tcPr>
          <w:p w14:paraId="357E2281" w14:textId="23C5BE4C"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ATPRK-MS</w:t>
            </w:r>
          </w:p>
        </w:tc>
        <w:tc>
          <w:tcPr>
            <w:tcW w:w="2038" w:type="dxa"/>
          </w:tcPr>
          <w:p w14:paraId="361A9DBE" w14:textId="5732E1D0"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 xml:space="preserve">Wang et al., </w:t>
            </w:r>
            <w:r w:rsidR="00C931CA" w:rsidRPr="00DD7B06">
              <w:rPr>
                <w:rFonts w:asciiTheme="majorHAnsi" w:hAnsiTheme="majorHAnsi" w:cstheme="majorHAnsi"/>
                <w:sz w:val="20"/>
                <w:szCs w:val="20"/>
              </w:rPr>
              <w:t>2016.</w:t>
            </w:r>
          </w:p>
        </w:tc>
        <w:tc>
          <w:tcPr>
            <w:tcW w:w="4961" w:type="dxa"/>
          </w:tcPr>
          <w:p w14:paraId="36224649" w14:textId="5DD33D35" w:rsidR="004E1517" w:rsidRPr="00DD7B06" w:rsidRDefault="00064AB5"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hyperlink r:id="rId19" w:history="1">
              <w:r w:rsidR="004E1517" w:rsidRPr="008F54E2">
                <w:rPr>
                  <w:rStyle w:val="Hyperlink"/>
                  <w:rFonts w:asciiTheme="majorHAnsi" w:hAnsiTheme="majorHAnsi" w:cstheme="majorHAnsi"/>
                  <w:color w:val="auto"/>
                  <w:sz w:val="20"/>
                  <w:szCs w:val="20"/>
                  <w:u w:val="none"/>
                </w:rPr>
                <w:t>https://qunmingwang.github.io/</w:t>
              </w:r>
            </w:hyperlink>
          </w:p>
        </w:tc>
      </w:tr>
      <w:tr w:rsidR="004E1517" w:rsidRPr="00205673" w14:paraId="40719391" w14:textId="77777777" w:rsidTr="00795EBF">
        <w:tc>
          <w:tcPr>
            <w:cnfStyle w:val="001000000000" w:firstRow="0" w:lastRow="0" w:firstColumn="1" w:lastColumn="0" w:oddVBand="0" w:evenVBand="0" w:oddHBand="0" w:evenHBand="0" w:firstRowFirstColumn="0" w:firstRowLastColumn="0" w:lastRowFirstColumn="0" w:lastRowLastColumn="0"/>
            <w:tcW w:w="829" w:type="dxa"/>
          </w:tcPr>
          <w:p w14:paraId="10AE2C96" w14:textId="47641371" w:rsidR="004E1517" w:rsidRPr="00795EBF" w:rsidDel="00193C7C"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D3</w:t>
            </w:r>
          </w:p>
        </w:tc>
        <w:tc>
          <w:tcPr>
            <w:tcW w:w="1523" w:type="dxa"/>
          </w:tcPr>
          <w:p w14:paraId="004CB5E3" w14:textId="560DBEF4"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SupReMe</w:t>
            </w:r>
          </w:p>
        </w:tc>
        <w:tc>
          <w:tcPr>
            <w:tcW w:w="2038" w:type="dxa"/>
          </w:tcPr>
          <w:p w14:paraId="5284EEDA" w14:textId="68638109" w:rsidR="004E1517" w:rsidRPr="00DD7B06" w:rsidRDefault="004E1517"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Lanaras et al., 2017</w:t>
            </w:r>
          </w:p>
        </w:tc>
        <w:tc>
          <w:tcPr>
            <w:tcW w:w="4961" w:type="dxa"/>
          </w:tcPr>
          <w:p w14:paraId="50CC15EA" w14:textId="4C5A33C6" w:rsidR="004E1517" w:rsidRPr="00DD7B06" w:rsidRDefault="00064AB5" w:rsidP="004E151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20" w:history="1">
              <w:r w:rsidR="004E1517" w:rsidRPr="008F54E2">
                <w:rPr>
                  <w:rStyle w:val="Hyperlink"/>
                  <w:rFonts w:asciiTheme="majorHAnsi" w:hAnsiTheme="majorHAnsi" w:cstheme="majorHAnsi"/>
                  <w:color w:val="auto"/>
                  <w:sz w:val="20"/>
                  <w:szCs w:val="20"/>
                  <w:u w:val="none"/>
                </w:rPr>
                <w:t>https://github.com/lanha/SupReMe/</w:t>
              </w:r>
            </w:hyperlink>
          </w:p>
        </w:tc>
      </w:tr>
      <w:tr w:rsidR="004E1517" w:rsidRPr="00205673" w14:paraId="30D0B444"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34CF6AA7" w14:textId="654AADDD" w:rsidR="004E1517" w:rsidRPr="00795EBF" w:rsidDel="00193C7C" w:rsidRDefault="004E1517" w:rsidP="004E1517">
            <w:pPr>
              <w:rPr>
                <w:rFonts w:asciiTheme="majorHAnsi" w:hAnsiTheme="majorHAnsi" w:cstheme="majorHAnsi"/>
                <w:b w:val="0"/>
                <w:bCs w:val="0"/>
                <w:sz w:val="20"/>
                <w:szCs w:val="20"/>
              </w:rPr>
            </w:pPr>
            <w:r w:rsidRPr="00795EBF">
              <w:rPr>
                <w:rFonts w:asciiTheme="majorHAnsi" w:hAnsiTheme="majorHAnsi" w:cstheme="majorHAnsi"/>
                <w:sz w:val="20"/>
                <w:szCs w:val="20"/>
              </w:rPr>
              <w:t>D4</w:t>
            </w:r>
          </w:p>
        </w:tc>
        <w:tc>
          <w:tcPr>
            <w:tcW w:w="1523" w:type="dxa"/>
          </w:tcPr>
          <w:p w14:paraId="6036E82F" w14:textId="36E72D33"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DSEN2</w:t>
            </w:r>
          </w:p>
        </w:tc>
        <w:tc>
          <w:tcPr>
            <w:tcW w:w="2038" w:type="dxa"/>
          </w:tcPr>
          <w:p w14:paraId="1135C3BA" w14:textId="56D6A480" w:rsidR="004E1517" w:rsidRPr="00DD7B06" w:rsidRDefault="004E1517"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D7B06">
              <w:rPr>
                <w:rFonts w:asciiTheme="majorHAnsi" w:hAnsiTheme="majorHAnsi" w:cstheme="majorHAnsi"/>
                <w:sz w:val="20"/>
                <w:szCs w:val="20"/>
              </w:rPr>
              <w:t>Lanaras et al., 201</w:t>
            </w:r>
            <w:r w:rsidR="00C931CA" w:rsidRPr="00DD7B06">
              <w:rPr>
                <w:rFonts w:asciiTheme="majorHAnsi" w:hAnsiTheme="majorHAnsi" w:cstheme="majorHAnsi"/>
                <w:sz w:val="20"/>
                <w:szCs w:val="20"/>
              </w:rPr>
              <w:t>8</w:t>
            </w:r>
          </w:p>
        </w:tc>
        <w:tc>
          <w:tcPr>
            <w:tcW w:w="4961" w:type="dxa"/>
          </w:tcPr>
          <w:p w14:paraId="56A270DD" w14:textId="3ABDCDCD" w:rsidR="004E1517" w:rsidRPr="008F54E2" w:rsidRDefault="00064AB5" w:rsidP="004E151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hyperlink r:id="rId21" w:history="1">
              <w:r w:rsidR="004E1517" w:rsidRPr="008F54E2">
                <w:rPr>
                  <w:rStyle w:val="Hyperlink"/>
                  <w:rFonts w:asciiTheme="majorHAnsi" w:hAnsiTheme="majorHAnsi" w:cstheme="majorHAnsi"/>
                  <w:color w:val="auto"/>
                  <w:sz w:val="20"/>
                  <w:szCs w:val="20"/>
                  <w:u w:val="none"/>
                </w:rPr>
                <w:t>https://github.com/lanha/DSEN2/</w:t>
              </w:r>
            </w:hyperlink>
          </w:p>
        </w:tc>
      </w:tr>
    </w:tbl>
    <w:p w14:paraId="5E06FFDC" w14:textId="77777777" w:rsidR="002F103B" w:rsidRPr="00795EBF" w:rsidRDefault="002F103B" w:rsidP="002F103B">
      <w:pPr>
        <w:rPr>
          <w:rFonts w:asciiTheme="majorHAnsi" w:hAnsiTheme="majorHAnsi" w:cstheme="majorHAnsi"/>
        </w:rPr>
      </w:pPr>
    </w:p>
    <w:p w14:paraId="07CF806B" w14:textId="4890830C" w:rsidR="002F103B" w:rsidRPr="00795EBF" w:rsidRDefault="002F103B" w:rsidP="00795EBF">
      <w:pPr>
        <w:spacing w:line="360" w:lineRule="auto"/>
        <w:rPr>
          <w:rFonts w:asciiTheme="majorHAnsi" w:hAnsiTheme="majorHAnsi" w:cstheme="majorHAnsi"/>
        </w:rPr>
      </w:pPr>
      <w:r w:rsidRPr="00795EBF">
        <w:rPr>
          <w:rFonts w:asciiTheme="majorHAnsi" w:hAnsiTheme="majorHAnsi" w:cstheme="majorHAnsi"/>
        </w:rPr>
        <w:t>The majority of studies evaluate downscaling algorithms using metrics related to the thematic uncertainty of downscaled reflectance (</w:t>
      </w:r>
      <w:r w:rsidR="00D52273" w:rsidRPr="00101E70">
        <w:rPr>
          <w:rFonts w:asciiTheme="majorHAnsi" w:hAnsiTheme="majorHAnsi" w:cstheme="majorHAnsi"/>
        </w:rPr>
        <w:t>Vivone et al., 202</w:t>
      </w:r>
      <w:r w:rsidR="0026447C">
        <w:rPr>
          <w:rFonts w:asciiTheme="majorHAnsi" w:hAnsiTheme="majorHAnsi" w:cstheme="majorHAnsi"/>
        </w:rPr>
        <w:t>1</w:t>
      </w:r>
      <w:r w:rsidRPr="00795EBF">
        <w:rPr>
          <w:rFonts w:asciiTheme="majorHAnsi" w:hAnsiTheme="majorHAnsi" w:cstheme="majorHAnsi"/>
        </w:rPr>
        <w:t xml:space="preserve">). Such metrics are a necessary rather than sufficient condition for meeting </w:t>
      </w:r>
      <w:r w:rsidR="003C32E6">
        <w:rPr>
          <w:rFonts w:asciiTheme="majorHAnsi" w:hAnsiTheme="majorHAnsi" w:cstheme="majorHAnsi"/>
        </w:rPr>
        <w:t>L2b product</w:t>
      </w:r>
      <w:r w:rsidRPr="00795EBF">
        <w:rPr>
          <w:rFonts w:asciiTheme="majorHAnsi" w:hAnsiTheme="majorHAnsi" w:cstheme="majorHAnsi"/>
        </w:rPr>
        <w:t xml:space="preserve"> uncertainty requirements due to the non-linear relationship between reflectance and product</w:t>
      </w:r>
      <w:r w:rsidR="008F644B">
        <w:rPr>
          <w:rFonts w:asciiTheme="majorHAnsi" w:hAnsiTheme="majorHAnsi" w:cstheme="majorHAnsi"/>
        </w:rPr>
        <w:t xml:space="preserve"> retrievals</w:t>
      </w:r>
      <w:r w:rsidRPr="00795EBF">
        <w:rPr>
          <w:rFonts w:asciiTheme="majorHAnsi" w:hAnsiTheme="majorHAnsi" w:cstheme="majorHAnsi"/>
        </w:rPr>
        <w:t xml:space="preserve">. Rather, downscaling should be assessed using thematic uncertainty metrics and protocols developed for </w:t>
      </w:r>
      <w:r w:rsidR="0054774E" w:rsidRPr="00101E70">
        <w:rPr>
          <w:rFonts w:asciiTheme="majorHAnsi" w:hAnsiTheme="majorHAnsi" w:cstheme="majorHAnsi"/>
        </w:rPr>
        <w:t xml:space="preserve">L2b </w:t>
      </w:r>
      <w:r w:rsidRPr="00795EBF">
        <w:rPr>
          <w:rFonts w:asciiTheme="majorHAnsi" w:hAnsiTheme="majorHAnsi" w:cstheme="majorHAnsi"/>
        </w:rPr>
        <w:t>product validation (</w:t>
      </w:r>
      <w:r w:rsidR="0054774E" w:rsidRPr="00101E70">
        <w:rPr>
          <w:rFonts w:asciiTheme="majorHAnsi" w:hAnsiTheme="majorHAnsi" w:cstheme="majorHAnsi"/>
        </w:rPr>
        <w:t>Fernandes et al.</w:t>
      </w:r>
      <w:r w:rsidR="007641A3">
        <w:rPr>
          <w:rFonts w:asciiTheme="majorHAnsi" w:hAnsiTheme="majorHAnsi" w:cstheme="majorHAnsi"/>
        </w:rPr>
        <w:t>,</w:t>
      </w:r>
      <w:r w:rsidR="0054774E" w:rsidRPr="00101E70">
        <w:rPr>
          <w:rFonts w:asciiTheme="majorHAnsi" w:hAnsiTheme="majorHAnsi" w:cstheme="majorHAnsi"/>
        </w:rPr>
        <w:t xml:space="preserve"> </w:t>
      </w:r>
      <w:r w:rsidR="00D52273" w:rsidRPr="00795EBF">
        <w:rPr>
          <w:rFonts w:asciiTheme="majorHAnsi" w:hAnsiTheme="majorHAnsi" w:cstheme="majorHAnsi"/>
          <w:lang w:val="en-CA"/>
        </w:rPr>
        <w:t>2014</w:t>
      </w:r>
      <w:r w:rsidR="00101E70" w:rsidRPr="00795EBF">
        <w:rPr>
          <w:rFonts w:asciiTheme="majorHAnsi" w:hAnsiTheme="majorHAnsi" w:cstheme="majorHAnsi"/>
          <w:lang w:val="en-CA"/>
        </w:rPr>
        <w:t xml:space="preserve">, </w:t>
      </w:r>
      <w:r w:rsidR="00D52273" w:rsidRPr="00795EBF">
        <w:rPr>
          <w:rFonts w:asciiTheme="majorHAnsi" w:hAnsiTheme="majorHAnsi" w:cstheme="majorHAnsi"/>
          <w:lang w:val="en-CA"/>
        </w:rPr>
        <w:t>Duncanson et al.</w:t>
      </w:r>
      <w:r w:rsidR="007641A3">
        <w:rPr>
          <w:rFonts w:asciiTheme="majorHAnsi" w:hAnsiTheme="majorHAnsi" w:cstheme="majorHAnsi"/>
          <w:lang w:val="en-CA"/>
        </w:rPr>
        <w:t>,</w:t>
      </w:r>
      <w:r w:rsidR="00D52273" w:rsidRPr="00795EBF">
        <w:rPr>
          <w:rFonts w:asciiTheme="majorHAnsi" w:hAnsiTheme="majorHAnsi" w:cstheme="majorHAnsi"/>
          <w:lang w:val="en-CA"/>
        </w:rPr>
        <w:t xml:space="preserve"> 2021</w:t>
      </w:r>
      <w:r w:rsidRPr="00795EBF">
        <w:rPr>
          <w:rFonts w:asciiTheme="majorHAnsi" w:hAnsiTheme="majorHAnsi" w:cstheme="majorHAnsi"/>
          <w:lang w:val="en-CA"/>
        </w:rPr>
        <w:t xml:space="preserve">). </w:t>
      </w:r>
      <w:r w:rsidRPr="00795EBF">
        <w:rPr>
          <w:rFonts w:asciiTheme="majorHAnsi" w:hAnsiTheme="majorHAnsi" w:cstheme="majorHAnsi"/>
        </w:rPr>
        <w:t xml:space="preserve">These protocols recommend comparisons </w:t>
      </w:r>
      <w:r w:rsidR="004D5D86" w:rsidRPr="00101E70">
        <w:rPr>
          <w:rFonts w:asciiTheme="majorHAnsi" w:hAnsiTheme="majorHAnsi" w:cstheme="majorHAnsi"/>
        </w:rPr>
        <w:t xml:space="preserve">of </w:t>
      </w:r>
      <w:r w:rsidR="0054774E" w:rsidRPr="00101E70">
        <w:rPr>
          <w:rFonts w:asciiTheme="majorHAnsi" w:hAnsiTheme="majorHAnsi" w:cstheme="majorHAnsi"/>
        </w:rPr>
        <w:t xml:space="preserve">L2b </w:t>
      </w:r>
      <w:r w:rsidR="004D5D86" w:rsidRPr="00101E70">
        <w:rPr>
          <w:rFonts w:asciiTheme="majorHAnsi" w:hAnsiTheme="majorHAnsi" w:cstheme="majorHAnsi"/>
        </w:rPr>
        <w:t xml:space="preserve">products </w:t>
      </w:r>
      <w:r w:rsidRPr="00795EBF">
        <w:rPr>
          <w:rFonts w:asciiTheme="majorHAnsi" w:hAnsiTheme="majorHAnsi" w:cstheme="majorHAnsi"/>
        </w:rPr>
        <w:t xml:space="preserve">to available reference estimates of known uncertainty (‘reference uncertainty’) traceable to standards and sampled over representative spatial and temporal extents </w:t>
      </w:r>
      <w:r w:rsidR="0054774E" w:rsidRPr="00101E70">
        <w:rPr>
          <w:rFonts w:asciiTheme="majorHAnsi" w:hAnsiTheme="majorHAnsi" w:cstheme="majorHAnsi"/>
        </w:rPr>
        <w:t>for their intended use</w:t>
      </w:r>
      <w:r w:rsidRPr="00795EBF">
        <w:rPr>
          <w:rFonts w:asciiTheme="majorHAnsi" w:hAnsiTheme="majorHAnsi" w:cstheme="majorHAnsi"/>
        </w:rPr>
        <w:t xml:space="preserve">.  </w:t>
      </w:r>
    </w:p>
    <w:p w14:paraId="08E54D88" w14:textId="77777777" w:rsidR="00EA6D09" w:rsidRPr="00101E70" w:rsidRDefault="004D5D86" w:rsidP="00795EBF">
      <w:pPr>
        <w:spacing w:line="360" w:lineRule="auto"/>
        <w:rPr>
          <w:rFonts w:asciiTheme="majorHAnsi" w:hAnsiTheme="majorHAnsi" w:cstheme="majorHAnsi"/>
        </w:rPr>
      </w:pPr>
      <w:r w:rsidRPr="00101E70">
        <w:rPr>
          <w:rFonts w:asciiTheme="majorHAnsi" w:hAnsiTheme="majorHAnsi" w:cstheme="majorHAnsi"/>
        </w:rPr>
        <w:t xml:space="preserve"> </w:t>
      </w:r>
    </w:p>
    <w:p w14:paraId="0B920B29" w14:textId="08535FB1" w:rsidR="009D769E" w:rsidRPr="00795EBF" w:rsidRDefault="009D769E">
      <w:pPr>
        <w:spacing w:line="360" w:lineRule="auto"/>
        <w:rPr>
          <w:rFonts w:asciiTheme="majorHAnsi" w:hAnsiTheme="majorHAnsi" w:cstheme="majorHAnsi"/>
        </w:rPr>
      </w:pPr>
      <w:r w:rsidRPr="00795EBF">
        <w:rPr>
          <w:rFonts w:asciiTheme="majorHAnsi" w:hAnsiTheme="majorHAnsi" w:cstheme="majorHAnsi"/>
          <w:lang w:val="fr-CA"/>
        </w:rPr>
        <w:t xml:space="preserve">Zheng et al. (2017) and Zhang et al. </w:t>
      </w:r>
      <w:r w:rsidRPr="00795EBF">
        <w:rPr>
          <w:rFonts w:asciiTheme="majorHAnsi" w:hAnsiTheme="majorHAnsi" w:cstheme="majorHAnsi"/>
        </w:rPr>
        <w:t>(2019)</w:t>
      </w:r>
      <w:r w:rsidR="00D52273" w:rsidRPr="00101E70">
        <w:rPr>
          <w:rFonts w:asciiTheme="majorHAnsi" w:hAnsiTheme="majorHAnsi" w:cstheme="majorHAnsi"/>
        </w:rPr>
        <w:t xml:space="preserve"> </w:t>
      </w:r>
      <w:r w:rsidRPr="00795EBF">
        <w:rPr>
          <w:rFonts w:asciiTheme="majorHAnsi" w:hAnsiTheme="majorHAnsi" w:cstheme="majorHAnsi"/>
        </w:rPr>
        <w:t xml:space="preserve">validated L2b products derived from downscaled L2a inputs </w:t>
      </w:r>
      <w:r w:rsidR="00D52273" w:rsidRPr="00101E70">
        <w:rPr>
          <w:rFonts w:asciiTheme="majorHAnsi" w:hAnsiTheme="majorHAnsi" w:cstheme="majorHAnsi"/>
        </w:rPr>
        <w:t xml:space="preserve">used in-situ reference estimates for elementary sampling units (ESUs) corresponding to plots within homogenous vegetation patches. This approach has three limitations: </w:t>
      </w:r>
      <w:r w:rsidRPr="00795EBF">
        <w:rPr>
          <w:rFonts w:asciiTheme="majorHAnsi" w:hAnsiTheme="majorHAnsi" w:cstheme="majorHAnsi"/>
        </w:rPr>
        <w:t xml:space="preserve">i) </w:t>
      </w:r>
      <w:r w:rsidR="00D52273" w:rsidRPr="00101E70">
        <w:rPr>
          <w:rFonts w:asciiTheme="majorHAnsi" w:hAnsiTheme="majorHAnsi" w:cstheme="majorHAnsi"/>
        </w:rPr>
        <w:t>the spatial footprint of in-situ measurements may vary with canopy height and could easily exceed 10m (Fernandes et al.</w:t>
      </w:r>
      <w:r w:rsidR="00F334E3">
        <w:rPr>
          <w:rFonts w:asciiTheme="majorHAnsi" w:hAnsiTheme="majorHAnsi" w:cstheme="majorHAnsi"/>
        </w:rPr>
        <w:t xml:space="preserve">, </w:t>
      </w:r>
      <w:r w:rsidR="00D52273" w:rsidRPr="00101E70">
        <w:rPr>
          <w:rFonts w:asciiTheme="majorHAnsi" w:hAnsiTheme="majorHAnsi" w:cstheme="majorHAnsi"/>
        </w:rPr>
        <w:t>2014)</w:t>
      </w:r>
      <w:r w:rsidR="009323EE" w:rsidRPr="00101E70">
        <w:rPr>
          <w:rFonts w:asciiTheme="majorHAnsi" w:hAnsiTheme="majorHAnsi" w:cstheme="majorHAnsi"/>
        </w:rPr>
        <w:t>,</w:t>
      </w:r>
      <w:r w:rsidRPr="00795EBF">
        <w:rPr>
          <w:rFonts w:asciiTheme="majorHAnsi" w:hAnsiTheme="majorHAnsi" w:cstheme="majorHAnsi"/>
        </w:rPr>
        <w:t xml:space="preserve"> ii)</w:t>
      </w:r>
      <w:r w:rsidR="009323EE" w:rsidRPr="00101E70">
        <w:rPr>
          <w:rFonts w:asciiTheme="majorHAnsi" w:hAnsiTheme="majorHAnsi" w:cstheme="majorHAnsi"/>
        </w:rPr>
        <w:t xml:space="preserve"> the number of validation samples typically considered sufficient for pixel-based algorithms (e.g. </w:t>
      </w:r>
      <w:r w:rsidR="00250702" w:rsidRPr="00101E70">
        <w:rPr>
          <w:rFonts w:asciiTheme="majorHAnsi" w:hAnsiTheme="majorHAnsi" w:cstheme="majorHAnsi"/>
        </w:rPr>
        <w:t>&gt;20</w:t>
      </w:r>
      <w:r w:rsidR="009323EE" w:rsidRPr="00101E70">
        <w:rPr>
          <w:rFonts w:asciiTheme="majorHAnsi" w:hAnsiTheme="majorHAnsi" w:cstheme="majorHAnsi"/>
        </w:rPr>
        <w:t xml:space="preserve"> per land cover class in a local region) is likely insufficient considering that downscaling algorithms are spatially </w:t>
      </w:r>
      <w:r w:rsidR="00F334E3" w:rsidRPr="00101E70">
        <w:rPr>
          <w:rFonts w:asciiTheme="majorHAnsi" w:hAnsiTheme="majorHAnsi" w:cstheme="majorHAnsi"/>
        </w:rPr>
        <w:lastRenderedPageBreak/>
        <w:t>adaptive</w:t>
      </w:r>
      <w:r w:rsidR="009323EE" w:rsidRPr="00101E70">
        <w:rPr>
          <w:rFonts w:asciiTheme="majorHAnsi" w:hAnsiTheme="majorHAnsi" w:cstheme="majorHAnsi"/>
        </w:rPr>
        <w:t xml:space="preserve">, </w:t>
      </w:r>
      <w:r w:rsidRPr="00795EBF">
        <w:rPr>
          <w:rFonts w:asciiTheme="majorHAnsi" w:hAnsiTheme="majorHAnsi" w:cstheme="majorHAnsi"/>
        </w:rPr>
        <w:t xml:space="preserve">iii) </w:t>
      </w:r>
      <w:r w:rsidR="009323EE" w:rsidRPr="00101E70">
        <w:rPr>
          <w:rFonts w:asciiTheme="majorHAnsi" w:hAnsiTheme="majorHAnsi" w:cstheme="majorHAnsi"/>
        </w:rPr>
        <w:t>and most importantly, downscaling algorithms target mapping in spatially heterogen</w:t>
      </w:r>
      <w:r w:rsidR="00D03F07">
        <w:rPr>
          <w:rFonts w:asciiTheme="majorHAnsi" w:hAnsiTheme="majorHAnsi" w:cstheme="majorHAnsi"/>
        </w:rPr>
        <w:t>e</w:t>
      </w:r>
      <w:r w:rsidR="009323EE" w:rsidRPr="00101E70">
        <w:rPr>
          <w:rFonts w:asciiTheme="majorHAnsi" w:hAnsiTheme="majorHAnsi" w:cstheme="majorHAnsi"/>
        </w:rPr>
        <w:t>ous landscape</w:t>
      </w:r>
      <w:r w:rsidR="00D03F07">
        <w:rPr>
          <w:rFonts w:asciiTheme="majorHAnsi" w:hAnsiTheme="majorHAnsi" w:cstheme="majorHAnsi"/>
        </w:rPr>
        <w:t xml:space="preserve"> </w:t>
      </w:r>
      <w:r w:rsidRPr="00795EBF">
        <w:rPr>
          <w:rFonts w:asciiTheme="majorHAnsi" w:hAnsiTheme="majorHAnsi" w:cstheme="majorHAnsi"/>
        </w:rPr>
        <w:t>where in-situ measurements may have large uncertainty or may not even be possible</w:t>
      </w:r>
      <w:r w:rsidR="009323EE" w:rsidRPr="00101E70">
        <w:rPr>
          <w:rFonts w:asciiTheme="majorHAnsi" w:hAnsiTheme="majorHAnsi" w:cstheme="majorHAnsi"/>
        </w:rPr>
        <w:t xml:space="preserve">. </w:t>
      </w:r>
    </w:p>
    <w:p w14:paraId="5A658254" w14:textId="77777777" w:rsidR="009D769E" w:rsidRDefault="009D769E">
      <w:pPr>
        <w:spacing w:line="360" w:lineRule="auto"/>
        <w:rPr>
          <w:sz w:val="20"/>
          <w:szCs w:val="20"/>
        </w:rPr>
      </w:pPr>
    </w:p>
    <w:p w14:paraId="0E37304A" w14:textId="7A8E9AFE" w:rsidR="00237552" w:rsidRPr="00795EBF" w:rsidRDefault="00AD2BFB" w:rsidP="00795EBF">
      <w:pPr>
        <w:spacing w:line="360" w:lineRule="auto"/>
        <w:rPr>
          <w:rFonts w:asciiTheme="majorHAnsi" w:hAnsiTheme="majorHAnsi" w:cstheme="majorHAnsi"/>
          <w:sz w:val="20"/>
          <w:szCs w:val="20"/>
        </w:rPr>
      </w:pPr>
      <w:r w:rsidRPr="003C32E6">
        <w:rPr>
          <w:rFonts w:asciiTheme="majorHAnsi" w:hAnsiTheme="majorHAnsi" w:cstheme="majorHAnsi"/>
        </w:rPr>
        <w:t xml:space="preserve">In </w:t>
      </w:r>
      <w:r w:rsidR="009D769E" w:rsidRPr="00795EBF">
        <w:rPr>
          <w:rFonts w:asciiTheme="majorHAnsi" w:hAnsiTheme="majorHAnsi" w:cstheme="majorHAnsi"/>
        </w:rPr>
        <w:t xml:space="preserve">circumstances where spatial matching of in-situ measurements and products is not feasible, </w:t>
      </w:r>
      <w:r w:rsidR="004D5D86" w:rsidRPr="003C32E6">
        <w:rPr>
          <w:rFonts w:asciiTheme="majorHAnsi" w:hAnsiTheme="majorHAnsi" w:cstheme="majorHAnsi"/>
        </w:rPr>
        <w:t xml:space="preserve">good practices </w:t>
      </w:r>
      <w:r w:rsidR="00EA6D09" w:rsidRPr="003C32E6">
        <w:rPr>
          <w:rFonts w:asciiTheme="majorHAnsi" w:hAnsiTheme="majorHAnsi" w:cstheme="majorHAnsi"/>
        </w:rPr>
        <w:t xml:space="preserve">recommend the production of reference maps </w:t>
      </w:r>
      <w:r w:rsidR="003C32E6">
        <w:rPr>
          <w:rFonts w:asciiTheme="majorHAnsi" w:hAnsiTheme="majorHAnsi" w:cstheme="majorHAnsi"/>
        </w:rPr>
        <w:t>using a</w:t>
      </w:r>
      <w:r w:rsidR="004D5D86" w:rsidRPr="003C32E6">
        <w:rPr>
          <w:rFonts w:asciiTheme="majorHAnsi" w:hAnsiTheme="majorHAnsi" w:cstheme="majorHAnsi"/>
        </w:rPr>
        <w:t xml:space="preserve"> transfer function</w:t>
      </w:r>
      <w:r w:rsidR="00EA6D09" w:rsidRPr="003C32E6">
        <w:rPr>
          <w:rFonts w:asciiTheme="majorHAnsi" w:hAnsiTheme="majorHAnsi" w:cstheme="majorHAnsi"/>
        </w:rPr>
        <w:t>, of known uncertainty relative to a reference standard,</w:t>
      </w:r>
      <w:r w:rsidR="004D5D86" w:rsidRPr="003C32E6">
        <w:rPr>
          <w:rFonts w:asciiTheme="majorHAnsi" w:hAnsiTheme="majorHAnsi" w:cstheme="majorHAnsi"/>
        </w:rPr>
        <w:t xml:space="preserve"> </w:t>
      </w:r>
      <w:r w:rsidR="003C32E6">
        <w:rPr>
          <w:rFonts w:asciiTheme="majorHAnsi" w:hAnsiTheme="majorHAnsi" w:cstheme="majorHAnsi"/>
        </w:rPr>
        <w:t xml:space="preserve">applied </w:t>
      </w:r>
      <w:r w:rsidR="004D5D86" w:rsidRPr="003C32E6">
        <w:rPr>
          <w:rFonts w:asciiTheme="majorHAnsi" w:hAnsiTheme="majorHAnsi" w:cstheme="majorHAnsi"/>
        </w:rPr>
        <w:t>to auxil</w:t>
      </w:r>
      <w:r w:rsidR="00EA6D09" w:rsidRPr="003C32E6">
        <w:rPr>
          <w:rFonts w:asciiTheme="majorHAnsi" w:hAnsiTheme="majorHAnsi" w:cstheme="majorHAnsi"/>
        </w:rPr>
        <w:t>i</w:t>
      </w:r>
      <w:r w:rsidR="004D5D86" w:rsidRPr="003C32E6">
        <w:rPr>
          <w:rFonts w:asciiTheme="majorHAnsi" w:hAnsiTheme="majorHAnsi" w:cstheme="majorHAnsi"/>
        </w:rPr>
        <w:t xml:space="preserve">ary high resolution multi-spectral imagery </w:t>
      </w:r>
      <w:r w:rsidR="00EA6D09" w:rsidRPr="003C32E6">
        <w:rPr>
          <w:rFonts w:asciiTheme="majorHAnsi" w:hAnsiTheme="majorHAnsi" w:cstheme="majorHAnsi"/>
        </w:rPr>
        <w:t>(Fernandes et al.</w:t>
      </w:r>
      <w:r w:rsidR="009323EE" w:rsidRPr="003C32E6">
        <w:rPr>
          <w:rFonts w:asciiTheme="majorHAnsi" w:hAnsiTheme="majorHAnsi" w:cstheme="majorHAnsi"/>
        </w:rPr>
        <w:t>, 2014</w:t>
      </w:r>
      <w:r w:rsidR="00EA6D09" w:rsidRPr="003C32E6">
        <w:rPr>
          <w:rFonts w:asciiTheme="majorHAnsi" w:hAnsiTheme="majorHAnsi" w:cstheme="majorHAnsi"/>
        </w:rPr>
        <w:t>)</w:t>
      </w:r>
      <w:r w:rsidR="004D5D86" w:rsidRPr="003C32E6">
        <w:rPr>
          <w:rFonts w:asciiTheme="majorHAnsi" w:hAnsiTheme="majorHAnsi" w:cstheme="majorHAnsi"/>
        </w:rPr>
        <w:t>. Normally</w:t>
      </w:r>
      <w:r w:rsidR="00EA6D09" w:rsidRPr="003C32E6">
        <w:rPr>
          <w:rFonts w:asciiTheme="majorHAnsi" w:hAnsiTheme="majorHAnsi" w:cstheme="majorHAnsi"/>
        </w:rPr>
        <w:t>,</w:t>
      </w:r>
      <w:r w:rsidR="004D5D86" w:rsidRPr="003C32E6">
        <w:rPr>
          <w:rFonts w:asciiTheme="majorHAnsi" w:hAnsiTheme="majorHAnsi" w:cstheme="majorHAnsi"/>
        </w:rPr>
        <w:t xml:space="preserve"> </w:t>
      </w:r>
      <w:r w:rsidR="003C32E6">
        <w:rPr>
          <w:rFonts w:asciiTheme="majorHAnsi" w:hAnsiTheme="majorHAnsi" w:cstheme="majorHAnsi"/>
        </w:rPr>
        <w:t>the transfer</w:t>
      </w:r>
      <w:r w:rsidR="004D5D86" w:rsidRPr="003C32E6">
        <w:rPr>
          <w:rFonts w:asciiTheme="majorHAnsi" w:hAnsiTheme="majorHAnsi" w:cstheme="majorHAnsi"/>
        </w:rPr>
        <w:t xml:space="preserve"> function is calibrated using </w:t>
      </w:r>
      <w:r w:rsidR="003C32E6">
        <w:rPr>
          <w:rFonts w:asciiTheme="majorHAnsi" w:hAnsiTheme="majorHAnsi" w:cstheme="majorHAnsi"/>
        </w:rPr>
        <w:t xml:space="preserve">local </w:t>
      </w:r>
      <w:r w:rsidR="004D5D86" w:rsidRPr="003C32E6">
        <w:rPr>
          <w:rFonts w:asciiTheme="majorHAnsi" w:hAnsiTheme="majorHAnsi" w:cstheme="majorHAnsi"/>
        </w:rPr>
        <w:t xml:space="preserve">in-situ measurements. </w:t>
      </w:r>
      <w:r w:rsidR="004D5D86" w:rsidRPr="00D03F07">
        <w:rPr>
          <w:rFonts w:asciiTheme="majorHAnsi" w:hAnsiTheme="majorHAnsi" w:cstheme="majorHAnsi"/>
        </w:rPr>
        <w:t>Howe</w:t>
      </w:r>
      <w:r w:rsidR="00EA6D09" w:rsidRPr="00D03F07">
        <w:rPr>
          <w:rFonts w:asciiTheme="majorHAnsi" w:hAnsiTheme="majorHAnsi" w:cstheme="majorHAnsi"/>
        </w:rPr>
        <w:t>ver, as the goal of this study wa</w:t>
      </w:r>
      <w:r w:rsidR="004D5D86" w:rsidRPr="00D03F07">
        <w:rPr>
          <w:rFonts w:asciiTheme="majorHAnsi" w:hAnsiTheme="majorHAnsi" w:cstheme="majorHAnsi"/>
        </w:rPr>
        <w:t xml:space="preserve">s to quantify the change in uncertainty </w:t>
      </w:r>
      <w:r w:rsidR="008F644B">
        <w:rPr>
          <w:rFonts w:asciiTheme="majorHAnsi" w:hAnsiTheme="majorHAnsi" w:cstheme="majorHAnsi"/>
        </w:rPr>
        <w:t>due to</w:t>
      </w:r>
      <w:r w:rsidR="004D5D86" w:rsidRPr="00D03F07">
        <w:rPr>
          <w:rFonts w:asciiTheme="majorHAnsi" w:hAnsiTheme="majorHAnsi" w:cstheme="majorHAnsi"/>
        </w:rPr>
        <w:t xml:space="preserve"> downscaling</w:t>
      </w:r>
      <w:r w:rsidR="008F644B">
        <w:rPr>
          <w:rFonts w:asciiTheme="majorHAnsi" w:hAnsiTheme="majorHAnsi" w:cstheme="majorHAnsi"/>
        </w:rPr>
        <w:t>,</w:t>
      </w:r>
      <w:r w:rsidR="004D5D86" w:rsidRPr="00D03F07">
        <w:rPr>
          <w:rFonts w:asciiTheme="majorHAnsi" w:hAnsiTheme="majorHAnsi" w:cstheme="majorHAnsi"/>
        </w:rPr>
        <w:t xml:space="preserve"> </w:t>
      </w:r>
      <w:r w:rsidR="00EA6D09" w:rsidRPr="00D03F07">
        <w:rPr>
          <w:rFonts w:asciiTheme="majorHAnsi" w:hAnsiTheme="majorHAnsi" w:cstheme="majorHAnsi"/>
        </w:rPr>
        <w:t>the</w:t>
      </w:r>
      <w:r w:rsidR="002F103B" w:rsidRPr="00795EBF">
        <w:rPr>
          <w:rFonts w:asciiTheme="majorHAnsi" w:hAnsiTheme="majorHAnsi" w:cstheme="majorHAnsi"/>
        </w:rPr>
        <w:t xml:space="preserve"> SL2P algorithm</w:t>
      </w:r>
      <w:r w:rsidR="001E4BDC" w:rsidRPr="00D03F07">
        <w:rPr>
          <w:rFonts w:asciiTheme="majorHAnsi" w:hAnsiTheme="majorHAnsi" w:cstheme="majorHAnsi"/>
        </w:rPr>
        <w:t xml:space="preserve"> </w:t>
      </w:r>
      <w:r w:rsidR="003C32E6">
        <w:rPr>
          <w:rFonts w:asciiTheme="majorHAnsi" w:hAnsiTheme="majorHAnsi" w:cstheme="majorHAnsi"/>
        </w:rPr>
        <w:t>are used for calibration</w:t>
      </w:r>
      <w:r w:rsidR="004D5D86" w:rsidRPr="00D03F07">
        <w:rPr>
          <w:rFonts w:asciiTheme="majorHAnsi" w:hAnsiTheme="majorHAnsi" w:cstheme="majorHAnsi"/>
        </w:rPr>
        <w:t>. SL2P is globally applicable and</w:t>
      </w:r>
      <w:r w:rsidR="009323EE" w:rsidRPr="00D03F07">
        <w:rPr>
          <w:rFonts w:asciiTheme="majorHAnsi" w:hAnsiTheme="majorHAnsi" w:cstheme="majorHAnsi"/>
        </w:rPr>
        <w:t xml:space="preserve">, when compared to in-situ measurements over homogenous plots, </w:t>
      </w:r>
      <w:r w:rsidR="004D5D86" w:rsidRPr="00D03F07">
        <w:rPr>
          <w:rFonts w:asciiTheme="majorHAnsi" w:hAnsiTheme="majorHAnsi" w:cstheme="majorHAnsi"/>
        </w:rPr>
        <w:t xml:space="preserve">generally performs within threshold uncertainty requirements for crops (Djamai </w:t>
      </w:r>
      <w:r w:rsidR="00D03F07" w:rsidRPr="00795EBF">
        <w:rPr>
          <w:rFonts w:asciiTheme="majorHAnsi" w:hAnsiTheme="majorHAnsi" w:cstheme="majorHAnsi"/>
        </w:rPr>
        <w:t>et al.,</w:t>
      </w:r>
      <w:r w:rsidR="004D5D86" w:rsidRPr="00D03F07">
        <w:rPr>
          <w:rFonts w:asciiTheme="majorHAnsi" w:hAnsiTheme="majorHAnsi" w:cstheme="majorHAnsi"/>
        </w:rPr>
        <w:t xml:space="preserve"> </w:t>
      </w:r>
      <w:r w:rsidR="00250702" w:rsidRPr="00D03F07">
        <w:rPr>
          <w:rFonts w:asciiTheme="majorHAnsi" w:hAnsiTheme="majorHAnsi" w:cstheme="majorHAnsi"/>
        </w:rPr>
        <w:t>2019)</w:t>
      </w:r>
      <w:r w:rsidR="004D5D86" w:rsidRPr="00D03F07">
        <w:rPr>
          <w:rFonts w:asciiTheme="majorHAnsi" w:hAnsiTheme="majorHAnsi" w:cstheme="majorHAnsi"/>
        </w:rPr>
        <w:t xml:space="preserve"> and is precise</w:t>
      </w:r>
      <w:r w:rsidRPr="00D03F07">
        <w:rPr>
          <w:rFonts w:asciiTheme="majorHAnsi" w:hAnsiTheme="majorHAnsi" w:cstheme="majorHAnsi"/>
        </w:rPr>
        <w:t>,</w:t>
      </w:r>
      <w:r w:rsidR="004D5D86" w:rsidRPr="00D03F07">
        <w:rPr>
          <w:rFonts w:asciiTheme="majorHAnsi" w:hAnsiTheme="majorHAnsi" w:cstheme="majorHAnsi"/>
        </w:rPr>
        <w:t xml:space="preserve"> but linearly biased</w:t>
      </w:r>
      <w:r w:rsidRPr="00D03F07">
        <w:rPr>
          <w:rFonts w:asciiTheme="majorHAnsi" w:hAnsiTheme="majorHAnsi" w:cstheme="majorHAnsi"/>
        </w:rPr>
        <w:t>,</w:t>
      </w:r>
      <w:r w:rsidR="004D5D86" w:rsidRPr="00D03F07">
        <w:rPr>
          <w:rFonts w:asciiTheme="majorHAnsi" w:hAnsiTheme="majorHAnsi" w:cstheme="majorHAnsi"/>
        </w:rPr>
        <w:t xml:space="preserve"> over </w:t>
      </w:r>
      <w:r w:rsidR="009D769E" w:rsidRPr="00795EBF">
        <w:rPr>
          <w:rFonts w:asciiTheme="majorHAnsi" w:hAnsiTheme="majorHAnsi" w:cstheme="majorHAnsi"/>
        </w:rPr>
        <w:t>heter</w:t>
      </w:r>
      <w:r w:rsidR="00D03F07" w:rsidRPr="00795EBF">
        <w:rPr>
          <w:rFonts w:asciiTheme="majorHAnsi" w:hAnsiTheme="majorHAnsi" w:cstheme="majorHAnsi"/>
        </w:rPr>
        <w:t>o</w:t>
      </w:r>
      <w:r w:rsidR="009D769E" w:rsidRPr="00795EBF">
        <w:rPr>
          <w:rFonts w:asciiTheme="majorHAnsi" w:hAnsiTheme="majorHAnsi" w:cstheme="majorHAnsi"/>
        </w:rPr>
        <w:t>g</w:t>
      </w:r>
      <w:r w:rsidR="00D03F07" w:rsidRPr="00795EBF">
        <w:rPr>
          <w:rFonts w:asciiTheme="majorHAnsi" w:hAnsiTheme="majorHAnsi" w:cstheme="majorHAnsi"/>
        </w:rPr>
        <w:t>ene</w:t>
      </w:r>
      <w:r w:rsidR="009D769E" w:rsidRPr="00795EBF">
        <w:rPr>
          <w:rFonts w:asciiTheme="majorHAnsi" w:hAnsiTheme="majorHAnsi" w:cstheme="majorHAnsi"/>
        </w:rPr>
        <w:t xml:space="preserve">ous </w:t>
      </w:r>
      <w:r w:rsidR="004D5D86" w:rsidRPr="00D03F07">
        <w:rPr>
          <w:rFonts w:asciiTheme="majorHAnsi" w:hAnsiTheme="majorHAnsi" w:cstheme="majorHAnsi"/>
        </w:rPr>
        <w:t>forests (Brown et al.</w:t>
      </w:r>
      <w:r w:rsidR="00F334E3">
        <w:rPr>
          <w:rFonts w:asciiTheme="majorHAnsi" w:hAnsiTheme="majorHAnsi" w:cstheme="majorHAnsi"/>
        </w:rPr>
        <w:t>,</w:t>
      </w:r>
      <w:r w:rsidR="004D5D86" w:rsidRPr="00D03F07">
        <w:rPr>
          <w:rFonts w:asciiTheme="majorHAnsi" w:hAnsiTheme="majorHAnsi" w:cstheme="majorHAnsi"/>
        </w:rPr>
        <w:t xml:space="preserve"> </w:t>
      </w:r>
      <w:r w:rsidR="00250702" w:rsidRPr="00D03F07">
        <w:rPr>
          <w:rFonts w:asciiTheme="majorHAnsi" w:hAnsiTheme="majorHAnsi" w:cstheme="majorHAnsi"/>
        </w:rPr>
        <w:t>2021</w:t>
      </w:r>
      <w:r w:rsidR="004D5D86" w:rsidRPr="00D03F07">
        <w:rPr>
          <w:rFonts w:asciiTheme="majorHAnsi" w:hAnsiTheme="majorHAnsi" w:cstheme="majorHAnsi"/>
        </w:rPr>
        <w:t xml:space="preserve">). </w:t>
      </w:r>
      <w:r w:rsidR="003C32E6">
        <w:rPr>
          <w:rFonts w:asciiTheme="majorHAnsi" w:hAnsiTheme="majorHAnsi" w:cstheme="majorHAnsi"/>
        </w:rPr>
        <w:t>High</w:t>
      </w:r>
      <w:r w:rsidR="00E26335" w:rsidRPr="00D03F07">
        <w:rPr>
          <w:rFonts w:asciiTheme="majorHAnsi" w:hAnsiTheme="majorHAnsi" w:cstheme="majorHAnsi"/>
        </w:rPr>
        <w:t xml:space="preserve"> (</w:t>
      </w:r>
      <w:r w:rsidR="009D769E" w:rsidRPr="00795EBF">
        <w:rPr>
          <w:rFonts w:asciiTheme="majorHAnsi" w:hAnsiTheme="majorHAnsi" w:cstheme="majorHAnsi"/>
        </w:rPr>
        <w:t>&lt;</w:t>
      </w:r>
      <w:r w:rsidR="00E26335" w:rsidRPr="00D03F07">
        <w:rPr>
          <w:rFonts w:asciiTheme="majorHAnsi" w:hAnsiTheme="majorHAnsi" w:cstheme="majorHAnsi"/>
        </w:rPr>
        <w:t>2m) resolution multispectral imagery</w:t>
      </w:r>
      <w:r w:rsidRPr="00D03F07">
        <w:rPr>
          <w:rFonts w:asciiTheme="majorHAnsi" w:hAnsiTheme="majorHAnsi" w:cstheme="majorHAnsi"/>
        </w:rPr>
        <w:t xml:space="preserve">, </w:t>
      </w:r>
      <w:r w:rsidR="00EA6D09" w:rsidRPr="00D03F07">
        <w:rPr>
          <w:rFonts w:asciiTheme="majorHAnsi" w:hAnsiTheme="majorHAnsi" w:cstheme="majorHAnsi"/>
        </w:rPr>
        <w:t xml:space="preserve">spatially </w:t>
      </w:r>
      <w:r w:rsidR="00E26335" w:rsidRPr="00D03F07">
        <w:rPr>
          <w:rFonts w:asciiTheme="majorHAnsi" w:hAnsiTheme="majorHAnsi" w:cstheme="majorHAnsi"/>
        </w:rPr>
        <w:t xml:space="preserve">matched to 20m </w:t>
      </w:r>
      <w:r w:rsidR="00641656" w:rsidRPr="00795EBF">
        <w:rPr>
          <w:rFonts w:asciiTheme="majorHAnsi" w:hAnsiTheme="majorHAnsi" w:cstheme="majorHAnsi"/>
        </w:rPr>
        <w:t>L2b</w:t>
      </w:r>
      <w:r w:rsidR="00E26335" w:rsidRPr="00D03F07">
        <w:rPr>
          <w:rFonts w:asciiTheme="majorHAnsi" w:hAnsiTheme="majorHAnsi" w:cstheme="majorHAnsi"/>
        </w:rPr>
        <w:t xml:space="preserve"> product pixels</w:t>
      </w:r>
      <w:r w:rsidRPr="00D03F07">
        <w:rPr>
          <w:rFonts w:asciiTheme="majorHAnsi" w:hAnsiTheme="majorHAnsi" w:cstheme="majorHAnsi"/>
        </w:rPr>
        <w:t>,</w:t>
      </w:r>
      <w:r w:rsidR="00E26335" w:rsidRPr="00D03F07">
        <w:rPr>
          <w:rFonts w:asciiTheme="majorHAnsi" w:hAnsiTheme="majorHAnsi" w:cstheme="majorHAnsi"/>
        </w:rPr>
        <w:t xml:space="preserve"> </w:t>
      </w:r>
      <w:r w:rsidR="003C32E6">
        <w:rPr>
          <w:rFonts w:asciiTheme="majorHAnsi" w:hAnsiTheme="majorHAnsi" w:cstheme="majorHAnsi"/>
        </w:rPr>
        <w:t xml:space="preserve">was used </w:t>
      </w:r>
      <w:r w:rsidR="00E26335" w:rsidRPr="00D03F07">
        <w:rPr>
          <w:rFonts w:asciiTheme="majorHAnsi" w:hAnsiTheme="majorHAnsi" w:cstheme="majorHAnsi"/>
        </w:rPr>
        <w:t>to calibrate site specific transfer functions</w:t>
      </w:r>
      <w:r w:rsidR="001E4BDC" w:rsidRPr="00D03F07">
        <w:rPr>
          <w:rFonts w:asciiTheme="majorHAnsi" w:hAnsiTheme="majorHAnsi" w:cstheme="majorHAnsi"/>
        </w:rPr>
        <w:t xml:space="preserve">. These transfer functions </w:t>
      </w:r>
      <w:r w:rsidR="003C32E6">
        <w:rPr>
          <w:rFonts w:asciiTheme="majorHAnsi" w:hAnsiTheme="majorHAnsi" w:cstheme="majorHAnsi"/>
        </w:rPr>
        <w:t>we</w:t>
      </w:r>
      <w:r w:rsidR="001E4BDC" w:rsidRPr="00D03F07">
        <w:rPr>
          <w:rFonts w:asciiTheme="majorHAnsi" w:hAnsiTheme="majorHAnsi" w:cstheme="majorHAnsi"/>
        </w:rPr>
        <w:t xml:space="preserve">re </w:t>
      </w:r>
      <w:r w:rsidR="00E26335" w:rsidRPr="00D03F07">
        <w:rPr>
          <w:rFonts w:asciiTheme="majorHAnsi" w:hAnsiTheme="majorHAnsi" w:cstheme="majorHAnsi"/>
        </w:rPr>
        <w:t xml:space="preserve">then reapplied to the high resolution imagery at 10m resolution to generate reference maps. </w:t>
      </w:r>
      <w:r w:rsidR="002F103B" w:rsidRPr="00795EBF">
        <w:rPr>
          <w:rFonts w:asciiTheme="majorHAnsi" w:hAnsiTheme="majorHAnsi" w:cstheme="majorHAnsi"/>
        </w:rPr>
        <w:t xml:space="preserve">In this case, differences between matching </w:t>
      </w:r>
      <w:r w:rsidR="00E26335" w:rsidRPr="00D03F07">
        <w:rPr>
          <w:rFonts w:asciiTheme="majorHAnsi" w:hAnsiTheme="majorHAnsi" w:cstheme="majorHAnsi"/>
        </w:rPr>
        <w:t xml:space="preserve">downscaled </w:t>
      </w:r>
      <w:r w:rsidR="002F103B" w:rsidRPr="00795EBF">
        <w:rPr>
          <w:rFonts w:asciiTheme="majorHAnsi" w:hAnsiTheme="majorHAnsi" w:cstheme="majorHAnsi"/>
        </w:rPr>
        <w:t xml:space="preserve">product and reference 10m pixels correspond to a ‘total uncertainty’ that includes both product </w:t>
      </w:r>
      <w:r w:rsidR="00EA6D09" w:rsidRPr="00D03F07">
        <w:rPr>
          <w:rFonts w:asciiTheme="majorHAnsi" w:hAnsiTheme="majorHAnsi" w:cstheme="majorHAnsi"/>
        </w:rPr>
        <w:t xml:space="preserve">uncertainty </w:t>
      </w:r>
      <w:r w:rsidR="002F103B" w:rsidRPr="00795EBF">
        <w:rPr>
          <w:rFonts w:asciiTheme="majorHAnsi" w:hAnsiTheme="majorHAnsi" w:cstheme="majorHAnsi"/>
        </w:rPr>
        <w:t xml:space="preserve">and </w:t>
      </w:r>
      <w:r w:rsidR="00EA6D09" w:rsidRPr="00D03F07">
        <w:rPr>
          <w:rFonts w:asciiTheme="majorHAnsi" w:hAnsiTheme="majorHAnsi" w:cstheme="majorHAnsi"/>
        </w:rPr>
        <w:t xml:space="preserve">the </w:t>
      </w:r>
      <w:r w:rsidR="002F103B" w:rsidRPr="00795EBF">
        <w:rPr>
          <w:rFonts w:asciiTheme="majorHAnsi" w:hAnsiTheme="majorHAnsi" w:cstheme="majorHAnsi"/>
        </w:rPr>
        <w:t xml:space="preserve">reference uncertainty with the latter ideally </w:t>
      </w:r>
      <w:r w:rsidR="00F334E3">
        <w:rPr>
          <w:rFonts w:asciiTheme="majorHAnsi" w:hAnsiTheme="majorHAnsi" w:cstheme="majorHAnsi"/>
        </w:rPr>
        <w:t xml:space="preserve">being </w:t>
      </w:r>
      <w:r w:rsidR="002F103B" w:rsidRPr="00795EBF">
        <w:rPr>
          <w:rFonts w:asciiTheme="majorHAnsi" w:hAnsiTheme="majorHAnsi" w:cstheme="majorHAnsi"/>
        </w:rPr>
        <w:t xml:space="preserve">much smaller than the former. </w:t>
      </w:r>
    </w:p>
    <w:p w14:paraId="76444512" w14:textId="4AB3CC47" w:rsidR="00237552" w:rsidRPr="00795EBF" w:rsidRDefault="00237552" w:rsidP="00795EBF">
      <w:pPr>
        <w:spacing w:line="360" w:lineRule="auto"/>
        <w:rPr>
          <w:sz w:val="20"/>
          <w:szCs w:val="20"/>
        </w:rPr>
      </w:pPr>
    </w:p>
    <w:p w14:paraId="7FB7F7CA" w14:textId="4BDD0998" w:rsidR="0022751F" w:rsidRDefault="001260F5" w:rsidP="00795EBF">
      <w:pPr>
        <w:spacing w:line="360" w:lineRule="auto"/>
        <w:rPr>
          <w:rFonts w:asciiTheme="majorHAnsi" w:hAnsiTheme="majorHAnsi" w:cstheme="majorHAnsi"/>
        </w:rPr>
      </w:pPr>
      <w:r w:rsidRPr="00795EBF">
        <w:rPr>
          <w:rFonts w:asciiTheme="majorHAnsi" w:hAnsiTheme="majorHAnsi" w:cstheme="majorHAnsi"/>
        </w:rPr>
        <w:t xml:space="preserve">The purpose of this study </w:t>
      </w:r>
      <w:r w:rsidR="0011240A" w:rsidRPr="00D03F07">
        <w:rPr>
          <w:rFonts w:asciiTheme="majorHAnsi" w:hAnsiTheme="majorHAnsi" w:cstheme="majorHAnsi"/>
        </w:rPr>
        <w:t>wa</w:t>
      </w:r>
      <w:r w:rsidRPr="00795EBF">
        <w:rPr>
          <w:rFonts w:asciiTheme="majorHAnsi" w:hAnsiTheme="majorHAnsi" w:cstheme="majorHAnsi"/>
        </w:rPr>
        <w:t>s to</w:t>
      </w:r>
      <w:r w:rsidR="00D03F07" w:rsidRPr="00795EBF">
        <w:rPr>
          <w:rFonts w:asciiTheme="majorHAnsi" w:hAnsiTheme="majorHAnsi" w:cstheme="majorHAnsi"/>
        </w:rPr>
        <w:t>:</w:t>
      </w:r>
    </w:p>
    <w:p w14:paraId="0075718D" w14:textId="77777777" w:rsidR="001260F5" w:rsidRPr="00795EBF" w:rsidRDefault="001260F5" w:rsidP="00795EBF">
      <w:pPr>
        <w:spacing w:line="360" w:lineRule="auto"/>
        <w:rPr>
          <w:rFonts w:asciiTheme="majorHAnsi" w:hAnsiTheme="majorHAnsi" w:cstheme="majorHAnsi"/>
        </w:rPr>
      </w:pPr>
    </w:p>
    <w:p w14:paraId="5D21AF77" w14:textId="6C144206" w:rsidR="001260F5" w:rsidRPr="00795EBF" w:rsidRDefault="001260F5" w:rsidP="00795EBF">
      <w:pPr>
        <w:spacing w:line="360" w:lineRule="auto"/>
        <w:rPr>
          <w:rFonts w:asciiTheme="majorHAnsi" w:hAnsiTheme="majorHAnsi" w:cstheme="majorHAnsi"/>
        </w:rPr>
      </w:pPr>
      <w:r w:rsidRPr="00795EBF">
        <w:rPr>
          <w:rFonts w:asciiTheme="majorHAnsi" w:hAnsiTheme="majorHAnsi" w:cstheme="majorHAnsi"/>
        </w:rPr>
        <w:t>1</w:t>
      </w:r>
      <w:r w:rsidR="00D03F07">
        <w:rPr>
          <w:rFonts w:asciiTheme="majorHAnsi" w:hAnsiTheme="majorHAnsi" w:cstheme="majorHAnsi"/>
        </w:rPr>
        <w:t>.</w:t>
      </w:r>
      <w:r w:rsidRPr="00795EBF">
        <w:rPr>
          <w:rFonts w:asciiTheme="majorHAnsi" w:hAnsiTheme="majorHAnsi" w:cstheme="majorHAnsi"/>
        </w:rPr>
        <w:t xml:space="preserve"> quantify the </w:t>
      </w:r>
      <w:r w:rsidR="00D03F07" w:rsidRPr="00795EBF">
        <w:rPr>
          <w:rFonts w:asciiTheme="majorHAnsi" w:hAnsiTheme="majorHAnsi" w:cstheme="majorHAnsi"/>
        </w:rPr>
        <w:t xml:space="preserve">thematic </w:t>
      </w:r>
      <w:r w:rsidRPr="00795EBF">
        <w:rPr>
          <w:rFonts w:asciiTheme="majorHAnsi" w:hAnsiTheme="majorHAnsi" w:cstheme="majorHAnsi"/>
        </w:rPr>
        <w:t>uncertainty of downscaled S2 maps of canopy variables at regional extents</w:t>
      </w:r>
    </w:p>
    <w:p w14:paraId="49AE57C0" w14:textId="77777777" w:rsidR="0022751F" w:rsidRDefault="0022751F" w:rsidP="00795EBF">
      <w:pPr>
        <w:spacing w:line="360" w:lineRule="auto"/>
        <w:rPr>
          <w:rFonts w:asciiTheme="majorHAnsi" w:hAnsiTheme="majorHAnsi" w:cstheme="majorHAnsi"/>
        </w:rPr>
      </w:pPr>
    </w:p>
    <w:p w14:paraId="684517B4" w14:textId="675C1017" w:rsidR="009151A2" w:rsidRPr="00795EBF" w:rsidRDefault="001260F5" w:rsidP="00795EBF">
      <w:pPr>
        <w:spacing w:line="360" w:lineRule="auto"/>
        <w:rPr>
          <w:rFonts w:asciiTheme="majorHAnsi" w:hAnsiTheme="majorHAnsi" w:cstheme="majorHAnsi"/>
        </w:rPr>
      </w:pPr>
      <w:r w:rsidRPr="00795EBF">
        <w:rPr>
          <w:rFonts w:asciiTheme="majorHAnsi" w:hAnsiTheme="majorHAnsi" w:cstheme="majorHAnsi"/>
        </w:rPr>
        <w:t>2</w:t>
      </w:r>
      <w:r w:rsidR="00D03F07">
        <w:rPr>
          <w:rFonts w:asciiTheme="majorHAnsi" w:hAnsiTheme="majorHAnsi" w:cstheme="majorHAnsi"/>
        </w:rPr>
        <w:t>.</w:t>
      </w:r>
      <w:r w:rsidRPr="00795EBF">
        <w:rPr>
          <w:rFonts w:asciiTheme="majorHAnsi" w:hAnsiTheme="majorHAnsi" w:cstheme="majorHAnsi"/>
        </w:rPr>
        <w:t xml:space="preserve"> compare downscaling methods previously applied to S2 MSI data (Table 3) in terms of the thematic uncertainty of derived products.  </w:t>
      </w:r>
    </w:p>
    <w:p w14:paraId="70B0DEB3" w14:textId="77777777" w:rsidR="00500733" w:rsidRPr="00795EBF" w:rsidRDefault="00500733">
      <w:pPr>
        <w:rPr>
          <w:rFonts w:asciiTheme="majorHAnsi" w:hAnsiTheme="majorHAnsi" w:cstheme="majorHAnsi"/>
        </w:rPr>
      </w:pPr>
    </w:p>
    <w:p w14:paraId="4C5C65BF" w14:textId="08EBA754" w:rsidR="00500733" w:rsidRPr="00795EBF" w:rsidRDefault="00500733" w:rsidP="00795EBF">
      <w:pPr>
        <w:spacing w:line="360" w:lineRule="auto"/>
        <w:rPr>
          <w:rFonts w:asciiTheme="majorHAnsi" w:hAnsiTheme="majorHAnsi" w:cstheme="majorHAnsi"/>
        </w:rPr>
      </w:pPr>
      <w:r w:rsidRPr="00795EBF">
        <w:rPr>
          <w:rFonts w:asciiTheme="majorHAnsi" w:hAnsiTheme="majorHAnsi" w:cstheme="majorHAnsi"/>
        </w:rPr>
        <w:t>We hypothesize</w:t>
      </w:r>
      <w:r w:rsidR="0011240A" w:rsidRPr="00D03F07">
        <w:rPr>
          <w:rFonts w:asciiTheme="majorHAnsi" w:hAnsiTheme="majorHAnsi" w:cstheme="majorHAnsi"/>
        </w:rPr>
        <w:t>d</w:t>
      </w:r>
      <w:r w:rsidRPr="00795EBF">
        <w:rPr>
          <w:rFonts w:asciiTheme="majorHAnsi" w:hAnsiTheme="majorHAnsi" w:cstheme="majorHAnsi"/>
        </w:rPr>
        <w:t xml:space="preserve"> that</w:t>
      </w:r>
    </w:p>
    <w:p w14:paraId="0FB83FCF" w14:textId="77777777" w:rsidR="00500733" w:rsidRPr="00795EBF" w:rsidRDefault="00500733" w:rsidP="00795EBF">
      <w:pPr>
        <w:spacing w:line="360" w:lineRule="auto"/>
        <w:rPr>
          <w:rFonts w:asciiTheme="majorHAnsi" w:hAnsiTheme="majorHAnsi" w:cstheme="majorHAnsi"/>
        </w:rPr>
      </w:pPr>
    </w:p>
    <w:p w14:paraId="5717A6EC" w14:textId="23F7B306" w:rsidR="001A2B08" w:rsidRPr="00795EBF" w:rsidRDefault="001E4A95" w:rsidP="00795EBF">
      <w:pPr>
        <w:pStyle w:val="ListParagraph"/>
        <w:numPr>
          <w:ilvl w:val="0"/>
          <w:numId w:val="4"/>
        </w:numPr>
        <w:spacing w:line="360" w:lineRule="auto"/>
        <w:rPr>
          <w:rFonts w:asciiTheme="majorHAnsi" w:hAnsiTheme="majorHAnsi" w:cstheme="majorHAnsi"/>
        </w:rPr>
      </w:pPr>
      <w:r w:rsidRPr="00795EBF">
        <w:rPr>
          <w:rFonts w:asciiTheme="majorHAnsi" w:hAnsiTheme="majorHAnsi" w:cstheme="majorHAnsi"/>
        </w:rPr>
        <w:t xml:space="preserve">The </w:t>
      </w:r>
      <w:r w:rsidR="00717EF8" w:rsidRPr="00D03F07">
        <w:rPr>
          <w:rFonts w:asciiTheme="majorHAnsi" w:hAnsiTheme="majorHAnsi" w:cstheme="majorHAnsi"/>
        </w:rPr>
        <w:t>reference uncertainty</w:t>
      </w:r>
      <w:r w:rsidRPr="00795EBF">
        <w:rPr>
          <w:rFonts w:asciiTheme="majorHAnsi" w:hAnsiTheme="majorHAnsi" w:cstheme="majorHAnsi"/>
        </w:rPr>
        <w:t xml:space="preserve"> </w:t>
      </w:r>
      <w:r w:rsidR="0099187B" w:rsidRPr="00795EBF">
        <w:rPr>
          <w:rFonts w:asciiTheme="majorHAnsi" w:hAnsiTheme="majorHAnsi" w:cstheme="majorHAnsi"/>
        </w:rPr>
        <w:t>will be substantial</w:t>
      </w:r>
      <w:r w:rsidR="001A2B08" w:rsidRPr="00795EBF">
        <w:rPr>
          <w:rFonts w:asciiTheme="majorHAnsi" w:hAnsiTheme="majorHAnsi" w:cstheme="majorHAnsi"/>
        </w:rPr>
        <w:t xml:space="preserve">ly less </w:t>
      </w:r>
      <w:r w:rsidR="00D03F07">
        <w:rPr>
          <w:rFonts w:asciiTheme="majorHAnsi" w:hAnsiTheme="majorHAnsi" w:cstheme="majorHAnsi"/>
        </w:rPr>
        <w:t>than</w:t>
      </w:r>
      <w:r w:rsidR="001A2B08" w:rsidRPr="00795EBF">
        <w:rPr>
          <w:rFonts w:asciiTheme="majorHAnsi" w:hAnsiTheme="majorHAnsi" w:cstheme="majorHAnsi"/>
        </w:rPr>
        <w:t xml:space="preserve"> </w:t>
      </w:r>
      <w:r w:rsidR="006B45D1" w:rsidRPr="00795EBF">
        <w:rPr>
          <w:rFonts w:asciiTheme="majorHAnsi" w:hAnsiTheme="majorHAnsi" w:cstheme="majorHAnsi"/>
        </w:rPr>
        <w:t>total uncertainty</w:t>
      </w:r>
      <w:r w:rsidR="00A225A2" w:rsidRPr="00795EBF">
        <w:rPr>
          <w:rFonts w:asciiTheme="majorHAnsi" w:hAnsiTheme="majorHAnsi" w:cstheme="majorHAnsi"/>
        </w:rPr>
        <w:t xml:space="preserve">. </w:t>
      </w:r>
      <w:r w:rsidR="001A2B08" w:rsidRPr="00795EBF">
        <w:rPr>
          <w:rFonts w:asciiTheme="majorHAnsi" w:hAnsiTheme="majorHAnsi" w:cstheme="majorHAnsi"/>
        </w:rPr>
        <w:t>If true, the</w:t>
      </w:r>
      <w:r w:rsidR="006B45D1" w:rsidRPr="00795EBF">
        <w:rPr>
          <w:rFonts w:asciiTheme="majorHAnsi" w:hAnsiTheme="majorHAnsi" w:cstheme="majorHAnsi"/>
        </w:rPr>
        <w:t xml:space="preserve">n total uncertainty </w:t>
      </w:r>
      <w:r w:rsidR="00250702" w:rsidRPr="00D03F07">
        <w:rPr>
          <w:rFonts w:asciiTheme="majorHAnsi" w:hAnsiTheme="majorHAnsi" w:cstheme="majorHAnsi"/>
        </w:rPr>
        <w:t>will have sufficient precision to quantify the impact of each downscaling algorithm on product uncertainty.</w:t>
      </w:r>
    </w:p>
    <w:p w14:paraId="416B9921" w14:textId="77777777" w:rsidR="00A225A2" w:rsidRPr="00795EBF" w:rsidRDefault="00A225A2" w:rsidP="00795EBF">
      <w:pPr>
        <w:spacing w:line="360" w:lineRule="auto"/>
        <w:rPr>
          <w:rFonts w:asciiTheme="majorHAnsi" w:hAnsiTheme="majorHAnsi" w:cstheme="majorHAnsi"/>
        </w:rPr>
      </w:pPr>
    </w:p>
    <w:p w14:paraId="59A2F98F" w14:textId="02B06FB0" w:rsidR="002F103B" w:rsidRPr="00D03F07" w:rsidDel="008F54E2" w:rsidRDefault="00717EF8" w:rsidP="00795EBF">
      <w:pPr>
        <w:pStyle w:val="ListParagraph"/>
        <w:numPr>
          <w:ilvl w:val="0"/>
          <w:numId w:val="4"/>
        </w:numPr>
        <w:spacing w:line="360" w:lineRule="auto"/>
        <w:rPr>
          <w:del w:id="5" w:author="Fernandes, Richard" w:date="2021-08-20T14:09:00Z"/>
        </w:rPr>
      </w:pPr>
      <w:r w:rsidRPr="00D03F07">
        <w:rPr>
          <w:rFonts w:asciiTheme="majorHAnsi" w:hAnsiTheme="majorHAnsi" w:cstheme="majorHAnsi"/>
        </w:rPr>
        <w:t>Products relying on super-resolution downscaling will have lower total uncertainty and higher qualitative and quantitat</w:t>
      </w:r>
      <w:r w:rsidR="00D03F07">
        <w:rPr>
          <w:rFonts w:asciiTheme="majorHAnsi" w:hAnsiTheme="majorHAnsi" w:cstheme="majorHAnsi"/>
        </w:rPr>
        <w:t>iv</w:t>
      </w:r>
      <w:r w:rsidRPr="00D03F07">
        <w:rPr>
          <w:rFonts w:asciiTheme="majorHAnsi" w:hAnsiTheme="majorHAnsi" w:cstheme="majorHAnsi"/>
        </w:rPr>
        <w:t>e agreement with the spatial pattern in corresponding reference products</w:t>
      </w:r>
      <w:r w:rsidR="008F644B">
        <w:rPr>
          <w:rFonts w:asciiTheme="majorHAnsi" w:hAnsiTheme="majorHAnsi" w:cstheme="majorHAnsi"/>
        </w:rPr>
        <w:t xml:space="preserve"> in comparison to products relying on resampling downscaling</w:t>
      </w:r>
      <w:r w:rsidRPr="00D03F07">
        <w:rPr>
          <w:rFonts w:asciiTheme="majorHAnsi" w:hAnsiTheme="majorHAnsi" w:cstheme="majorHAnsi"/>
        </w:rPr>
        <w:t xml:space="preserve">. </w:t>
      </w:r>
      <w:r w:rsidR="001A2B08" w:rsidRPr="00795EBF">
        <w:rPr>
          <w:rFonts w:asciiTheme="majorHAnsi" w:hAnsiTheme="majorHAnsi" w:cstheme="majorHAnsi"/>
        </w:rPr>
        <w:t>If true, then super</w:t>
      </w:r>
      <w:r w:rsidR="009151A2" w:rsidRPr="00795EBF">
        <w:rPr>
          <w:rFonts w:asciiTheme="majorHAnsi" w:hAnsiTheme="majorHAnsi" w:cstheme="majorHAnsi"/>
        </w:rPr>
        <w:t>-</w:t>
      </w:r>
      <w:r w:rsidR="001A2B08" w:rsidRPr="00795EBF">
        <w:rPr>
          <w:rFonts w:asciiTheme="majorHAnsi" w:hAnsiTheme="majorHAnsi" w:cstheme="majorHAnsi"/>
        </w:rPr>
        <w:t xml:space="preserve">resolution </w:t>
      </w:r>
      <w:r w:rsidR="001A2B08" w:rsidRPr="00795EBF">
        <w:rPr>
          <w:rFonts w:asciiTheme="majorHAnsi" w:hAnsiTheme="majorHAnsi" w:cstheme="majorHAnsi"/>
        </w:rPr>
        <w:lastRenderedPageBreak/>
        <w:t>downscaling approaches would be</w:t>
      </w:r>
      <w:r w:rsidR="00D03F07" w:rsidRPr="00795EBF">
        <w:rPr>
          <w:rFonts w:asciiTheme="majorHAnsi" w:hAnsiTheme="majorHAnsi" w:cstheme="majorHAnsi"/>
        </w:rPr>
        <w:t xml:space="preserve"> </w:t>
      </w:r>
      <w:r w:rsidR="001A2B08" w:rsidRPr="00795EBF">
        <w:rPr>
          <w:rFonts w:asciiTheme="majorHAnsi" w:hAnsiTheme="majorHAnsi" w:cstheme="majorHAnsi"/>
        </w:rPr>
        <w:t>recommended in preference to th</w:t>
      </w:r>
      <w:r w:rsidR="009151A2" w:rsidRPr="00795EBF">
        <w:rPr>
          <w:rFonts w:asciiTheme="majorHAnsi" w:hAnsiTheme="majorHAnsi" w:cstheme="majorHAnsi"/>
        </w:rPr>
        <w:t>e</w:t>
      </w:r>
      <w:r w:rsidR="00EF7117" w:rsidRPr="00795EBF">
        <w:rPr>
          <w:rFonts w:asciiTheme="majorHAnsi" w:hAnsiTheme="majorHAnsi" w:cstheme="majorHAnsi"/>
        </w:rPr>
        <w:t xml:space="preserve"> spatial </w:t>
      </w:r>
      <w:r w:rsidR="002F103B" w:rsidRPr="00795EBF">
        <w:rPr>
          <w:rFonts w:asciiTheme="majorHAnsi" w:hAnsiTheme="majorHAnsi" w:cstheme="majorHAnsi"/>
        </w:rPr>
        <w:t xml:space="preserve">resampling </w:t>
      </w:r>
      <w:r w:rsidR="00EF7117" w:rsidRPr="00795EBF">
        <w:rPr>
          <w:rFonts w:asciiTheme="majorHAnsi" w:hAnsiTheme="majorHAnsi" w:cstheme="majorHAnsi"/>
        </w:rPr>
        <w:t>offered within ESA toolboxes.</w:t>
      </w:r>
    </w:p>
    <w:p w14:paraId="64B50D10" w14:textId="77777777" w:rsidR="00DD7B06" w:rsidRDefault="00DD7B06" w:rsidP="008F54E2">
      <w:pPr>
        <w:pStyle w:val="ListParagraph"/>
        <w:spacing w:line="360" w:lineRule="auto"/>
        <w:ind w:left="360"/>
        <w:pPrChange w:id="6" w:author="Fernandes, Richard" w:date="2021-08-20T14:09:00Z">
          <w:pPr>
            <w:pStyle w:val="Heading1"/>
          </w:pPr>
        </w:pPrChange>
      </w:pPr>
    </w:p>
    <w:p w14:paraId="386057EA" w14:textId="344AACF6" w:rsidR="00DD7B06" w:rsidRDefault="00EF7117" w:rsidP="008F54E2">
      <w:pPr>
        <w:pStyle w:val="Heading1"/>
      </w:pPr>
      <w:r>
        <w:t>Datasets</w:t>
      </w:r>
    </w:p>
    <w:p w14:paraId="4175CC65" w14:textId="2FDA22E0" w:rsidR="00EF7117" w:rsidRDefault="00EF7117" w:rsidP="008F54E2">
      <w:pPr>
        <w:pStyle w:val="Heading2"/>
      </w:pPr>
      <w:r>
        <w:t>Reference Imagery</w:t>
      </w:r>
    </w:p>
    <w:p w14:paraId="1C28896A" w14:textId="08CB8C4D" w:rsidR="0011240A" w:rsidRDefault="0011240A" w:rsidP="00795EBF">
      <w:pPr>
        <w:pStyle w:val="Heading3"/>
      </w:pPr>
      <w:r>
        <w:t>WorldView</w:t>
      </w:r>
      <w:r w:rsidR="008173E3">
        <w:t>-</w:t>
      </w:r>
      <w:r>
        <w:t xml:space="preserve">3 Imagery </w:t>
      </w:r>
    </w:p>
    <w:p w14:paraId="53C81E9A" w14:textId="77777777" w:rsidR="0011240A" w:rsidRDefault="0011240A" w:rsidP="00795EBF">
      <w:pPr>
        <w:spacing w:line="360" w:lineRule="auto"/>
      </w:pPr>
    </w:p>
    <w:p w14:paraId="5F2F172E" w14:textId="60B0DDB6" w:rsidR="001962B9" w:rsidRPr="00795EBF" w:rsidRDefault="001962B9" w:rsidP="00795EBF">
      <w:pPr>
        <w:spacing w:line="360" w:lineRule="auto"/>
        <w:rPr>
          <w:rFonts w:asciiTheme="majorHAnsi" w:hAnsiTheme="majorHAnsi" w:cstheme="majorHAnsi"/>
        </w:rPr>
      </w:pPr>
      <w:r w:rsidRPr="00795EBF">
        <w:rPr>
          <w:rFonts w:asciiTheme="majorHAnsi" w:hAnsiTheme="majorHAnsi" w:cstheme="majorHAnsi"/>
        </w:rPr>
        <w:t>W</w:t>
      </w:r>
      <w:r w:rsidR="00B94E58" w:rsidRPr="00795EBF">
        <w:rPr>
          <w:rFonts w:asciiTheme="majorHAnsi" w:hAnsiTheme="majorHAnsi" w:cstheme="majorHAnsi"/>
        </w:rPr>
        <w:t>orldView</w:t>
      </w:r>
      <w:r w:rsidR="008173E3">
        <w:rPr>
          <w:rFonts w:asciiTheme="majorHAnsi" w:hAnsiTheme="majorHAnsi" w:cstheme="majorHAnsi"/>
        </w:rPr>
        <w:t>-</w:t>
      </w:r>
      <w:r w:rsidR="00B94E58" w:rsidRPr="00795EBF">
        <w:rPr>
          <w:rFonts w:asciiTheme="majorHAnsi" w:hAnsiTheme="majorHAnsi" w:cstheme="majorHAnsi"/>
        </w:rPr>
        <w:t>3</w:t>
      </w:r>
      <w:r w:rsidR="0011240A" w:rsidRPr="001C7829">
        <w:rPr>
          <w:rFonts w:asciiTheme="majorHAnsi" w:hAnsiTheme="majorHAnsi" w:cstheme="majorHAnsi"/>
        </w:rPr>
        <w:t xml:space="preserve"> (WV3) </w:t>
      </w:r>
      <w:r w:rsidR="00B94E58" w:rsidRPr="00795EBF">
        <w:rPr>
          <w:rFonts w:asciiTheme="majorHAnsi" w:hAnsiTheme="majorHAnsi" w:cstheme="majorHAnsi"/>
        </w:rPr>
        <w:t>satellite imagery (</w:t>
      </w:r>
      <w:r w:rsidR="00F628C3" w:rsidRPr="00B11154">
        <w:rPr>
          <w:rFonts w:asciiTheme="majorHAnsi" w:hAnsiTheme="majorHAnsi" w:cstheme="majorHAnsi"/>
        </w:rPr>
        <w:fldChar w:fldCharType="begin"/>
      </w:r>
      <w:r w:rsidR="00F628C3" w:rsidRPr="001C7829">
        <w:rPr>
          <w:rFonts w:asciiTheme="majorHAnsi" w:hAnsiTheme="majorHAnsi" w:cstheme="majorHAnsi"/>
        </w:rPr>
        <w:instrText xml:space="preserve"> REF _Ref71040472 \h </w:instrText>
      </w:r>
      <w:r w:rsidR="00250702" w:rsidRPr="00795EBF">
        <w:rPr>
          <w:rFonts w:asciiTheme="majorHAnsi" w:hAnsiTheme="majorHAnsi" w:cstheme="majorHAnsi"/>
        </w:rPr>
        <w:instrText xml:space="preserve"> \* MERGEFORMAT </w:instrText>
      </w:r>
      <w:r w:rsidR="00F628C3" w:rsidRPr="00B11154">
        <w:rPr>
          <w:rFonts w:asciiTheme="majorHAnsi" w:hAnsiTheme="majorHAnsi" w:cstheme="majorHAnsi"/>
        </w:rPr>
      </w:r>
      <w:r w:rsidR="00F628C3" w:rsidRPr="00B11154">
        <w:rPr>
          <w:rFonts w:asciiTheme="majorHAnsi" w:hAnsiTheme="majorHAnsi" w:cstheme="majorHAnsi"/>
        </w:rPr>
        <w:fldChar w:fldCharType="separate"/>
      </w:r>
      <w:r w:rsidR="00F628C3" w:rsidRPr="00795EBF">
        <w:rPr>
          <w:rFonts w:asciiTheme="majorHAnsi" w:hAnsiTheme="majorHAnsi" w:cstheme="majorHAnsi"/>
        </w:rPr>
        <w:t xml:space="preserve">Table </w:t>
      </w:r>
      <w:r w:rsidR="00F628C3" w:rsidRPr="00795EBF">
        <w:rPr>
          <w:rFonts w:asciiTheme="majorHAnsi" w:hAnsiTheme="majorHAnsi" w:cstheme="majorHAnsi"/>
          <w:noProof/>
        </w:rPr>
        <w:t>4</w:t>
      </w:r>
      <w:r w:rsidR="00F628C3" w:rsidRPr="00B11154">
        <w:rPr>
          <w:rFonts w:asciiTheme="majorHAnsi" w:hAnsiTheme="majorHAnsi" w:cstheme="majorHAnsi"/>
        </w:rPr>
        <w:fldChar w:fldCharType="end"/>
      </w:r>
      <w:r w:rsidR="00B94E58" w:rsidRPr="00795EBF">
        <w:rPr>
          <w:rFonts w:asciiTheme="majorHAnsi" w:hAnsiTheme="majorHAnsi" w:cstheme="majorHAnsi"/>
        </w:rPr>
        <w:t>)</w:t>
      </w:r>
      <w:r w:rsidR="00F628C3" w:rsidRPr="001C7829">
        <w:rPr>
          <w:rFonts w:asciiTheme="majorHAnsi" w:hAnsiTheme="majorHAnsi" w:cstheme="majorHAnsi"/>
        </w:rPr>
        <w:t xml:space="preserve"> </w:t>
      </w:r>
      <w:r w:rsidRPr="00795EBF">
        <w:rPr>
          <w:rFonts w:asciiTheme="majorHAnsi" w:hAnsiTheme="majorHAnsi" w:cstheme="majorHAnsi"/>
        </w:rPr>
        <w:t>was selected</w:t>
      </w:r>
      <w:r w:rsidR="00B94E58" w:rsidRPr="00795EBF">
        <w:rPr>
          <w:rFonts w:asciiTheme="majorHAnsi" w:hAnsiTheme="majorHAnsi" w:cstheme="majorHAnsi"/>
        </w:rPr>
        <w:t xml:space="preserve"> for </w:t>
      </w:r>
      <w:r w:rsidR="00641656" w:rsidRPr="00795EBF">
        <w:rPr>
          <w:rFonts w:asciiTheme="majorHAnsi" w:hAnsiTheme="majorHAnsi" w:cstheme="majorHAnsi"/>
        </w:rPr>
        <w:t>making</w:t>
      </w:r>
      <w:r w:rsidR="00B94E58" w:rsidRPr="00795EBF">
        <w:rPr>
          <w:rFonts w:asciiTheme="majorHAnsi" w:hAnsiTheme="majorHAnsi" w:cstheme="majorHAnsi"/>
        </w:rPr>
        <w:t xml:space="preserve"> reference </w:t>
      </w:r>
      <w:r w:rsidR="001E4BDC" w:rsidRPr="001C7829">
        <w:rPr>
          <w:rFonts w:asciiTheme="majorHAnsi" w:hAnsiTheme="majorHAnsi" w:cstheme="majorHAnsi"/>
        </w:rPr>
        <w:t>maps</w:t>
      </w:r>
      <w:r w:rsidRPr="00795EBF">
        <w:rPr>
          <w:rFonts w:asciiTheme="majorHAnsi" w:hAnsiTheme="majorHAnsi" w:cstheme="majorHAnsi"/>
        </w:rPr>
        <w:t xml:space="preserve"> </w:t>
      </w:r>
      <w:r w:rsidR="00B94E58" w:rsidRPr="00795EBF">
        <w:rPr>
          <w:rFonts w:asciiTheme="majorHAnsi" w:hAnsiTheme="majorHAnsi" w:cstheme="majorHAnsi"/>
        </w:rPr>
        <w:t xml:space="preserve">as it </w:t>
      </w:r>
      <w:r w:rsidR="00BC2AFD" w:rsidRPr="001C7829">
        <w:rPr>
          <w:rFonts w:asciiTheme="majorHAnsi" w:hAnsiTheme="majorHAnsi" w:cstheme="majorHAnsi"/>
        </w:rPr>
        <w:t>ha</w:t>
      </w:r>
      <w:r w:rsidR="00717EF8" w:rsidRPr="001C7829">
        <w:rPr>
          <w:rFonts w:asciiTheme="majorHAnsi" w:hAnsiTheme="majorHAnsi" w:cstheme="majorHAnsi"/>
        </w:rPr>
        <w:t xml:space="preserve">s i) a spatial resolution &lt;2m, </w:t>
      </w:r>
      <w:r w:rsidR="00B94E58" w:rsidRPr="00795EBF">
        <w:rPr>
          <w:rFonts w:asciiTheme="majorHAnsi" w:hAnsiTheme="majorHAnsi" w:cstheme="majorHAnsi"/>
        </w:rPr>
        <w:t>deemed sufficient to ignore the impact of varying projected i</w:t>
      </w:r>
      <w:r w:rsidR="0011240A" w:rsidRPr="001C7829">
        <w:rPr>
          <w:rFonts w:asciiTheme="majorHAnsi" w:hAnsiTheme="majorHAnsi" w:cstheme="majorHAnsi"/>
        </w:rPr>
        <w:t>nstanta</w:t>
      </w:r>
      <w:r w:rsidR="00B94E58" w:rsidRPr="00795EBF">
        <w:rPr>
          <w:rFonts w:asciiTheme="majorHAnsi" w:hAnsiTheme="majorHAnsi" w:cstheme="majorHAnsi"/>
        </w:rPr>
        <w:t>n</w:t>
      </w:r>
      <w:r w:rsidR="0011240A" w:rsidRPr="001C7829">
        <w:rPr>
          <w:rFonts w:asciiTheme="majorHAnsi" w:hAnsiTheme="majorHAnsi" w:cstheme="majorHAnsi"/>
        </w:rPr>
        <w:t>e</w:t>
      </w:r>
      <w:r w:rsidR="00B94E58" w:rsidRPr="00795EBF">
        <w:rPr>
          <w:rFonts w:asciiTheme="majorHAnsi" w:hAnsiTheme="majorHAnsi" w:cstheme="majorHAnsi"/>
        </w:rPr>
        <w:t>ous field of view (PIFOV) when upscaling to co</w:t>
      </w:r>
      <w:r w:rsidR="0011240A" w:rsidRPr="001C7829">
        <w:rPr>
          <w:rFonts w:asciiTheme="majorHAnsi" w:hAnsiTheme="majorHAnsi" w:cstheme="majorHAnsi"/>
        </w:rPr>
        <w:t>-</w:t>
      </w:r>
      <w:r w:rsidR="00B94E58" w:rsidRPr="00795EBF">
        <w:rPr>
          <w:rFonts w:asciiTheme="majorHAnsi" w:hAnsiTheme="majorHAnsi" w:cstheme="majorHAnsi"/>
        </w:rPr>
        <w:t>located 10m MSI pixels</w:t>
      </w:r>
      <w:r w:rsidR="00717EF8" w:rsidRPr="001C7829">
        <w:rPr>
          <w:rFonts w:asciiTheme="majorHAnsi" w:hAnsiTheme="majorHAnsi" w:cstheme="majorHAnsi"/>
        </w:rPr>
        <w:t>,</w:t>
      </w:r>
      <w:r w:rsidR="00B94E58" w:rsidRPr="00795EBF">
        <w:rPr>
          <w:rFonts w:asciiTheme="majorHAnsi" w:hAnsiTheme="majorHAnsi" w:cstheme="majorHAnsi"/>
        </w:rPr>
        <w:t xml:space="preserve"> ii) visible and near infrared</w:t>
      </w:r>
      <w:r w:rsidR="0011240A" w:rsidRPr="001C7829">
        <w:rPr>
          <w:rFonts w:asciiTheme="majorHAnsi" w:hAnsiTheme="majorHAnsi" w:cstheme="majorHAnsi"/>
        </w:rPr>
        <w:t xml:space="preserve"> (VNIR) </w:t>
      </w:r>
      <w:r w:rsidR="00B94E58" w:rsidRPr="00795EBF">
        <w:rPr>
          <w:rFonts w:asciiTheme="majorHAnsi" w:hAnsiTheme="majorHAnsi" w:cstheme="majorHAnsi"/>
        </w:rPr>
        <w:t>bands similar to MSI</w:t>
      </w:r>
      <w:r w:rsidR="00717EF8" w:rsidRPr="001C7829">
        <w:rPr>
          <w:rFonts w:asciiTheme="majorHAnsi" w:hAnsiTheme="majorHAnsi" w:cstheme="majorHAnsi"/>
        </w:rPr>
        <w:t>,</w:t>
      </w:r>
      <w:r w:rsidR="00B94E58" w:rsidRPr="00795EBF">
        <w:rPr>
          <w:rFonts w:asciiTheme="majorHAnsi" w:hAnsiTheme="majorHAnsi" w:cstheme="majorHAnsi"/>
        </w:rPr>
        <w:t xml:space="preserve"> </w:t>
      </w:r>
      <w:r w:rsidR="0011240A" w:rsidRPr="001C7829">
        <w:rPr>
          <w:rFonts w:asciiTheme="majorHAnsi" w:hAnsiTheme="majorHAnsi" w:cstheme="majorHAnsi"/>
        </w:rPr>
        <w:t>and iii) radiometric uncertain</w:t>
      </w:r>
      <w:r w:rsidR="00BC2AFD" w:rsidRPr="001C7829">
        <w:rPr>
          <w:rFonts w:asciiTheme="majorHAnsi" w:hAnsiTheme="majorHAnsi" w:cstheme="majorHAnsi"/>
        </w:rPr>
        <w:t xml:space="preserve">ty </w:t>
      </w:r>
      <w:r w:rsidR="00B94E58" w:rsidRPr="00795EBF">
        <w:rPr>
          <w:rFonts w:asciiTheme="majorHAnsi" w:hAnsiTheme="majorHAnsi" w:cstheme="majorHAnsi"/>
        </w:rPr>
        <w:t xml:space="preserve">similar to the MSI specification. </w:t>
      </w:r>
    </w:p>
    <w:p w14:paraId="7644FFF1" w14:textId="77777777" w:rsidR="001962B9" w:rsidRPr="00795EBF" w:rsidRDefault="001962B9" w:rsidP="00795EBF">
      <w:pPr>
        <w:spacing w:line="360" w:lineRule="auto"/>
        <w:rPr>
          <w:rFonts w:asciiTheme="majorHAnsi" w:hAnsiTheme="majorHAnsi" w:cstheme="majorHAnsi"/>
        </w:rPr>
      </w:pPr>
    </w:p>
    <w:p w14:paraId="501BC998" w14:textId="5589B652" w:rsidR="006900E7" w:rsidRPr="001C7829" w:rsidRDefault="001962B9" w:rsidP="00795EBF">
      <w:pPr>
        <w:spacing w:line="360" w:lineRule="auto"/>
        <w:rPr>
          <w:rFonts w:asciiTheme="majorHAnsi" w:hAnsiTheme="majorHAnsi" w:cstheme="majorHAnsi"/>
        </w:rPr>
      </w:pPr>
      <w:r w:rsidRPr="00795EBF">
        <w:rPr>
          <w:rFonts w:asciiTheme="majorHAnsi" w:hAnsiTheme="majorHAnsi" w:cstheme="majorHAnsi"/>
        </w:rPr>
        <w:t xml:space="preserve">WV3 </w:t>
      </w:r>
      <w:r w:rsidR="00903B49" w:rsidRPr="00795EBF">
        <w:rPr>
          <w:rFonts w:asciiTheme="majorHAnsi" w:hAnsiTheme="majorHAnsi" w:cstheme="majorHAnsi"/>
        </w:rPr>
        <w:t xml:space="preserve">Standard top-of-atmosphere radiance </w:t>
      </w:r>
      <w:r w:rsidRPr="00795EBF">
        <w:rPr>
          <w:rFonts w:asciiTheme="majorHAnsi" w:hAnsiTheme="majorHAnsi" w:cstheme="majorHAnsi"/>
        </w:rPr>
        <w:t xml:space="preserve">products </w:t>
      </w:r>
      <w:r w:rsidR="005A33F4" w:rsidRPr="00795EBF">
        <w:rPr>
          <w:rFonts w:asciiTheme="majorHAnsi" w:hAnsiTheme="majorHAnsi" w:cstheme="majorHAnsi"/>
        </w:rPr>
        <w:t xml:space="preserve">in GEOTIFF format </w:t>
      </w:r>
      <w:r w:rsidRPr="00795EBF">
        <w:rPr>
          <w:rFonts w:asciiTheme="majorHAnsi" w:hAnsiTheme="majorHAnsi" w:cstheme="majorHAnsi"/>
        </w:rPr>
        <w:t>were acquired from the Government of Canada</w:t>
      </w:r>
      <w:r w:rsidR="00B94E58" w:rsidRPr="00795EBF">
        <w:rPr>
          <w:rFonts w:asciiTheme="majorHAnsi" w:hAnsiTheme="majorHAnsi" w:cstheme="majorHAnsi"/>
        </w:rPr>
        <w:t>’</w:t>
      </w:r>
      <w:r w:rsidRPr="00795EBF">
        <w:rPr>
          <w:rFonts w:asciiTheme="majorHAnsi" w:hAnsiTheme="majorHAnsi" w:cstheme="majorHAnsi"/>
        </w:rPr>
        <w:t>s</w:t>
      </w:r>
      <w:r w:rsidR="00B94E58" w:rsidRPr="00795EBF">
        <w:rPr>
          <w:rFonts w:asciiTheme="majorHAnsi" w:hAnsiTheme="majorHAnsi" w:cstheme="majorHAnsi"/>
        </w:rPr>
        <w:t xml:space="preserve"> </w:t>
      </w:r>
      <w:r w:rsidRPr="00795EBF">
        <w:rPr>
          <w:rFonts w:asciiTheme="majorHAnsi" w:hAnsiTheme="majorHAnsi" w:cstheme="majorHAnsi"/>
        </w:rPr>
        <w:t>archive of</w:t>
      </w:r>
      <w:r w:rsidR="004C4196" w:rsidRPr="00795EBF">
        <w:rPr>
          <w:rFonts w:asciiTheme="majorHAnsi" w:hAnsiTheme="majorHAnsi" w:cstheme="majorHAnsi"/>
        </w:rPr>
        <w:t xml:space="preserve"> images </w:t>
      </w:r>
      <w:r w:rsidR="00BC2AFD" w:rsidRPr="001C7829">
        <w:rPr>
          <w:rFonts w:asciiTheme="majorHAnsi" w:hAnsiTheme="majorHAnsi" w:cstheme="majorHAnsi"/>
        </w:rPr>
        <w:t xml:space="preserve">purchased </w:t>
      </w:r>
      <w:r w:rsidR="004C4196" w:rsidRPr="00795EBF">
        <w:rPr>
          <w:rFonts w:asciiTheme="majorHAnsi" w:hAnsiTheme="majorHAnsi" w:cstheme="majorHAnsi"/>
        </w:rPr>
        <w:t>for geoscience and enviro</w:t>
      </w:r>
      <w:r w:rsidRPr="00795EBF">
        <w:rPr>
          <w:rFonts w:asciiTheme="majorHAnsi" w:hAnsiTheme="majorHAnsi" w:cstheme="majorHAnsi"/>
        </w:rPr>
        <w:t xml:space="preserve">nmental monitoring applications; bring the advantage of sampling regions where downscaling </w:t>
      </w:r>
      <w:r w:rsidR="00DD7B06">
        <w:rPr>
          <w:rFonts w:asciiTheme="majorHAnsi" w:hAnsiTheme="majorHAnsi" w:cstheme="majorHAnsi"/>
        </w:rPr>
        <w:t>if of</w:t>
      </w:r>
      <w:r w:rsidRPr="00795EBF">
        <w:rPr>
          <w:rFonts w:asciiTheme="majorHAnsi" w:hAnsiTheme="majorHAnsi" w:cstheme="majorHAnsi"/>
        </w:rPr>
        <w:t xml:space="preserve"> relevance to users. </w:t>
      </w:r>
      <w:r w:rsidR="001E4BDC" w:rsidRPr="001C7829">
        <w:rPr>
          <w:rFonts w:asciiTheme="majorHAnsi" w:hAnsiTheme="majorHAnsi" w:cstheme="majorHAnsi"/>
        </w:rPr>
        <w:t>The products were at 2m (0.5m) multispectral (panchromatic) resolution although their acquired resolution was significantly higher (</w:t>
      </w:r>
      <w:r w:rsidR="001E4BDC" w:rsidRPr="00B11154">
        <w:rPr>
          <w:rFonts w:asciiTheme="majorHAnsi" w:hAnsiTheme="majorHAnsi" w:cstheme="majorHAnsi"/>
          <w:iCs/>
        </w:rPr>
        <w:fldChar w:fldCharType="begin"/>
      </w:r>
      <w:r w:rsidR="001E4BDC" w:rsidRPr="00A77AB3">
        <w:rPr>
          <w:rFonts w:asciiTheme="majorHAnsi" w:hAnsiTheme="majorHAnsi" w:cstheme="majorHAnsi"/>
          <w:iCs/>
        </w:rPr>
        <w:instrText xml:space="preserve"> REF _Ref71040472 \h </w:instrText>
      </w:r>
      <w:r w:rsidR="006803D9" w:rsidRPr="00795EBF">
        <w:rPr>
          <w:rFonts w:asciiTheme="majorHAnsi" w:hAnsiTheme="majorHAnsi" w:cstheme="majorHAnsi"/>
          <w:iCs/>
        </w:rPr>
        <w:instrText xml:space="preserve"> \* MERGEFORMAT </w:instrText>
      </w:r>
      <w:r w:rsidR="001E4BDC" w:rsidRPr="00B11154">
        <w:rPr>
          <w:rFonts w:asciiTheme="majorHAnsi" w:hAnsiTheme="majorHAnsi" w:cstheme="majorHAnsi"/>
          <w:iCs/>
        </w:rPr>
      </w:r>
      <w:r w:rsidR="001E4BDC" w:rsidRPr="00B11154">
        <w:rPr>
          <w:rFonts w:asciiTheme="majorHAnsi" w:hAnsiTheme="majorHAnsi" w:cstheme="majorHAnsi"/>
          <w:iCs/>
        </w:rPr>
        <w:fldChar w:fldCharType="separate"/>
      </w:r>
      <w:r w:rsidR="001E4BDC" w:rsidRPr="00B11154">
        <w:rPr>
          <w:rFonts w:asciiTheme="majorHAnsi" w:hAnsiTheme="majorHAnsi" w:cstheme="majorHAnsi"/>
          <w:iCs/>
        </w:rPr>
        <w:t xml:space="preserve">Table </w:t>
      </w:r>
      <w:r w:rsidR="001E4BDC" w:rsidRPr="00795EBF">
        <w:rPr>
          <w:rFonts w:asciiTheme="majorHAnsi" w:hAnsiTheme="majorHAnsi" w:cstheme="majorHAnsi"/>
          <w:iCs/>
          <w:noProof/>
        </w:rPr>
        <w:t>4</w:t>
      </w:r>
      <w:r w:rsidR="001E4BDC" w:rsidRPr="00B11154">
        <w:rPr>
          <w:rFonts w:asciiTheme="majorHAnsi" w:hAnsiTheme="majorHAnsi" w:cstheme="majorHAnsi"/>
          <w:iCs/>
        </w:rPr>
        <w:fldChar w:fldCharType="end"/>
      </w:r>
      <w:r w:rsidR="001E4BDC" w:rsidRPr="001C7829">
        <w:rPr>
          <w:rFonts w:asciiTheme="majorHAnsi" w:hAnsiTheme="majorHAnsi" w:cstheme="majorHAnsi"/>
        </w:rPr>
        <w:t xml:space="preserve">). </w:t>
      </w:r>
      <w:r w:rsidR="00BC2AFD" w:rsidRPr="001C7829">
        <w:rPr>
          <w:rFonts w:asciiTheme="majorHAnsi" w:hAnsiTheme="majorHAnsi" w:cstheme="majorHAnsi"/>
        </w:rPr>
        <w:t>Standard products have a 3.5m (90% circular error probabl</w:t>
      </w:r>
      <w:r w:rsidR="00DD7B06">
        <w:rPr>
          <w:rFonts w:asciiTheme="majorHAnsi" w:hAnsiTheme="majorHAnsi" w:cstheme="majorHAnsi"/>
        </w:rPr>
        <w:t>echr</w:t>
      </w:r>
      <w:r w:rsidR="00BC2AFD" w:rsidRPr="001C7829">
        <w:rPr>
          <w:rFonts w:asciiTheme="majorHAnsi" w:hAnsiTheme="majorHAnsi" w:cstheme="majorHAnsi"/>
        </w:rPr>
        <w:t xml:space="preserve">) </w:t>
      </w:r>
      <w:r w:rsidR="00903B49" w:rsidRPr="00795EBF">
        <w:rPr>
          <w:rFonts w:asciiTheme="majorHAnsi" w:hAnsiTheme="majorHAnsi" w:cstheme="majorHAnsi"/>
        </w:rPr>
        <w:t xml:space="preserve">planimetric </w:t>
      </w:r>
      <w:r w:rsidR="00BC2AFD" w:rsidRPr="001C7829">
        <w:rPr>
          <w:rFonts w:asciiTheme="majorHAnsi" w:hAnsiTheme="majorHAnsi" w:cstheme="majorHAnsi"/>
        </w:rPr>
        <w:t xml:space="preserve">accuracy </w:t>
      </w:r>
      <w:r w:rsidR="0011240A" w:rsidRPr="001C7829">
        <w:rPr>
          <w:rFonts w:asciiTheme="majorHAnsi" w:hAnsiTheme="majorHAnsi" w:cstheme="majorHAnsi"/>
        </w:rPr>
        <w:t xml:space="preserve">but </w:t>
      </w:r>
      <w:r w:rsidR="00BC2AFD" w:rsidRPr="001C7829">
        <w:rPr>
          <w:rFonts w:asciiTheme="majorHAnsi" w:hAnsiTheme="majorHAnsi" w:cstheme="majorHAnsi"/>
        </w:rPr>
        <w:t xml:space="preserve">are </w:t>
      </w:r>
      <w:r w:rsidR="0011240A" w:rsidRPr="001C7829">
        <w:rPr>
          <w:rFonts w:asciiTheme="majorHAnsi" w:hAnsiTheme="majorHAnsi" w:cstheme="majorHAnsi"/>
        </w:rPr>
        <w:t>not ortho-rectified</w:t>
      </w:r>
      <w:r w:rsidR="00F60990" w:rsidRPr="00795EBF">
        <w:rPr>
          <w:rFonts w:asciiTheme="majorHAnsi" w:hAnsiTheme="majorHAnsi" w:cstheme="majorHAnsi"/>
        </w:rPr>
        <w:t xml:space="preserve">. </w:t>
      </w:r>
      <w:r w:rsidR="0011240A" w:rsidRPr="001C7829">
        <w:rPr>
          <w:rFonts w:asciiTheme="majorHAnsi" w:hAnsiTheme="majorHAnsi" w:cstheme="majorHAnsi"/>
        </w:rPr>
        <w:t>One hundred and seven</w:t>
      </w:r>
      <w:r w:rsidR="0011240A" w:rsidRPr="00795EBF">
        <w:rPr>
          <w:rFonts w:asciiTheme="majorHAnsi" w:hAnsiTheme="majorHAnsi" w:cstheme="majorHAnsi"/>
        </w:rPr>
        <w:t xml:space="preserve"> </w:t>
      </w:r>
      <w:r w:rsidR="00DD4123" w:rsidRPr="00795EBF">
        <w:rPr>
          <w:rFonts w:asciiTheme="majorHAnsi" w:hAnsiTheme="majorHAnsi" w:cstheme="majorHAnsi"/>
        </w:rPr>
        <w:t>WV3 VNIR images within +/-1d of cloud free MSI imagery were visually assessed a</w:t>
      </w:r>
      <w:r w:rsidR="00717EF8" w:rsidRPr="001C7829">
        <w:rPr>
          <w:rFonts w:asciiTheme="majorHAnsi" w:hAnsiTheme="majorHAnsi" w:cstheme="majorHAnsi"/>
        </w:rPr>
        <w:t>nd</w:t>
      </w:r>
      <w:r w:rsidR="00DD4123" w:rsidRPr="00795EBF">
        <w:rPr>
          <w:rFonts w:asciiTheme="majorHAnsi" w:hAnsiTheme="majorHAnsi" w:cstheme="majorHAnsi"/>
        </w:rPr>
        <w:t xml:space="preserve"> </w:t>
      </w:r>
      <w:r w:rsidR="00641656" w:rsidRPr="00795EBF">
        <w:rPr>
          <w:rFonts w:asciiTheme="majorHAnsi" w:hAnsiTheme="majorHAnsi" w:cstheme="majorHAnsi"/>
        </w:rPr>
        <w:t>t</w:t>
      </w:r>
      <w:r w:rsidR="00717EF8" w:rsidRPr="001C7829">
        <w:rPr>
          <w:rFonts w:asciiTheme="majorHAnsi" w:hAnsiTheme="majorHAnsi" w:cstheme="majorHAnsi"/>
        </w:rPr>
        <w:t>en</w:t>
      </w:r>
      <w:r w:rsidR="00DD4123" w:rsidRPr="00795EBF">
        <w:rPr>
          <w:rFonts w:asciiTheme="majorHAnsi" w:hAnsiTheme="majorHAnsi" w:cstheme="majorHAnsi"/>
        </w:rPr>
        <w:t xml:space="preserve"> cloud free WV3 images</w:t>
      </w:r>
      <w:r w:rsidR="00DC3DF7" w:rsidRPr="001C7829">
        <w:rPr>
          <w:rFonts w:asciiTheme="majorHAnsi" w:hAnsiTheme="majorHAnsi" w:cstheme="majorHAnsi"/>
        </w:rPr>
        <w:t>,</w:t>
      </w:r>
      <w:r w:rsidR="00DD4123" w:rsidRPr="00795EBF">
        <w:rPr>
          <w:rFonts w:asciiTheme="majorHAnsi" w:hAnsiTheme="majorHAnsi" w:cstheme="majorHAnsi"/>
        </w:rPr>
        <w:t xml:space="preserve"> </w:t>
      </w:r>
      <w:r w:rsidR="00DC3DF7" w:rsidRPr="001C7829">
        <w:rPr>
          <w:rFonts w:asciiTheme="majorHAnsi" w:hAnsiTheme="majorHAnsi" w:cstheme="majorHAnsi"/>
        </w:rPr>
        <w:t xml:space="preserve">excluding mountainous terrain, </w:t>
      </w:r>
      <w:r w:rsidR="00DD4123" w:rsidRPr="00795EBF">
        <w:rPr>
          <w:rFonts w:asciiTheme="majorHAnsi" w:hAnsiTheme="majorHAnsi" w:cstheme="majorHAnsi"/>
        </w:rPr>
        <w:t xml:space="preserve">were </w:t>
      </w:r>
      <w:r w:rsidR="00FC0116" w:rsidRPr="00795EBF">
        <w:rPr>
          <w:rFonts w:asciiTheme="majorHAnsi" w:hAnsiTheme="majorHAnsi" w:cstheme="majorHAnsi"/>
        </w:rPr>
        <w:t>selected</w:t>
      </w:r>
      <w:r w:rsidR="00FC0116" w:rsidRPr="001C7829">
        <w:rPr>
          <w:rFonts w:asciiTheme="majorHAnsi" w:hAnsiTheme="majorHAnsi" w:cstheme="majorHAnsi"/>
        </w:rPr>
        <w:t xml:space="preserve"> (</w:t>
      </w:r>
      <w:r w:rsidR="00717EF8" w:rsidRPr="00B11154">
        <w:rPr>
          <w:rFonts w:asciiTheme="majorHAnsi" w:hAnsiTheme="majorHAnsi" w:cstheme="majorHAnsi"/>
        </w:rPr>
        <w:fldChar w:fldCharType="begin"/>
      </w:r>
      <w:r w:rsidR="00717EF8" w:rsidRPr="001C7829">
        <w:rPr>
          <w:rFonts w:asciiTheme="majorHAnsi" w:hAnsiTheme="majorHAnsi" w:cstheme="majorHAnsi"/>
        </w:rPr>
        <w:instrText xml:space="preserve"> REF _Ref71040426 \h  \* MERGEFORMAT </w:instrText>
      </w:r>
      <w:r w:rsidR="00717EF8" w:rsidRPr="00B11154">
        <w:rPr>
          <w:rFonts w:asciiTheme="majorHAnsi" w:hAnsiTheme="majorHAnsi" w:cstheme="majorHAnsi"/>
        </w:rPr>
      </w:r>
      <w:r w:rsidR="00717EF8" w:rsidRPr="00B11154">
        <w:rPr>
          <w:rFonts w:asciiTheme="majorHAnsi" w:hAnsiTheme="majorHAnsi" w:cstheme="majorHAnsi"/>
        </w:rPr>
        <w:fldChar w:fldCharType="separate"/>
      </w:r>
      <w:r w:rsidR="00717EF8" w:rsidRPr="001C7829">
        <w:rPr>
          <w:rFonts w:asciiTheme="majorHAnsi" w:hAnsiTheme="majorHAnsi" w:cstheme="majorHAnsi"/>
        </w:rPr>
        <w:t xml:space="preserve">Figure </w:t>
      </w:r>
      <w:r w:rsidR="00717EF8" w:rsidRPr="001C7829">
        <w:rPr>
          <w:rFonts w:asciiTheme="majorHAnsi" w:hAnsiTheme="majorHAnsi" w:cstheme="majorHAnsi"/>
          <w:noProof/>
        </w:rPr>
        <w:t>1</w:t>
      </w:r>
      <w:r w:rsidR="00717EF8" w:rsidRPr="00B11154">
        <w:rPr>
          <w:rFonts w:asciiTheme="majorHAnsi" w:hAnsiTheme="majorHAnsi" w:cstheme="majorHAnsi"/>
        </w:rPr>
        <w:fldChar w:fldCharType="end"/>
      </w:r>
      <w:r w:rsidR="00717EF8" w:rsidRPr="001C7829">
        <w:rPr>
          <w:rFonts w:asciiTheme="majorHAnsi" w:hAnsiTheme="majorHAnsi" w:cstheme="majorHAnsi"/>
        </w:rPr>
        <w:t>,</w:t>
      </w:r>
      <w:r w:rsidR="00717EF8" w:rsidRPr="00B11154">
        <w:rPr>
          <w:rFonts w:asciiTheme="majorHAnsi" w:hAnsiTheme="majorHAnsi" w:cstheme="majorHAnsi"/>
        </w:rPr>
        <w:fldChar w:fldCharType="begin"/>
      </w:r>
      <w:r w:rsidR="00717EF8" w:rsidRPr="001C7829">
        <w:rPr>
          <w:rFonts w:asciiTheme="majorHAnsi" w:hAnsiTheme="majorHAnsi" w:cstheme="majorHAnsi"/>
        </w:rPr>
        <w:instrText xml:space="preserve"> REF _Ref71040404 \h  \* MERGEFORMAT </w:instrText>
      </w:r>
      <w:r w:rsidR="00717EF8" w:rsidRPr="00B11154">
        <w:rPr>
          <w:rFonts w:asciiTheme="majorHAnsi" w:hAnsiTheme="majorHAnsi" w:cstheme="majorHAnsi"/>
        </w:rPr>
      </w:r>
      <w:r w:rsidR="00717EF8" w:rsidRPr="00B11154">
        <w:rPr>
          <w:rFonts w:asciiTheme="majorHAnsi" w:hAnsiTheme="majorHAnsi" w:cstheme="majorHAnsi"/>
        </w:rPr>
        <w:fldChar w:fldCharType="separate"/>
      </w:r>
      <w:r w:rsidR="00717EF8" w:rsidRPr="001C7829">
        <w:rPr>
          <w:rFonts w:asciiTheme="majorHAnsi" w:hAnsiTheme="majorHAnsi" w:cstheme="majorHAnsi"/>
        </w:rPr>
        <w:t xml:space="preserve">Table </w:t>
      </w:r>
      <w:r w:rsidR="00717EF8" w:rsidRPr="00795EBF">
        <w:rPr>
          <w:rFonts w:asciiTheme="majorHAnsi" w:hAnsiTheme="majorHAnsi" w:cstheme="majorHAnsi"/>
          <w:noProof/>
        </w:rPr>
        <w:t>5</w:t>
      </w:r>
      <w:r w:rsidR="00717EF8" w:rsidRPr="00B11154">
        <w:rPr>
          <w:rFonts w:asciiTheme="majorHAnsi" w:hAnsiTheme="majorHAnsi" w:cstheme="majorHAnsi"/>
        </w:rPr>
        <w:fldChar w:fldCharType="end"/>
      </w:r>
      <w:r w:rsidR="00717EF8" w:rsidRPr="001C7829">
        <w:rPr>
          <w:rFonts w:asciiTheme="majorHAnsi" w:hAnsiTheme="majorHAnsi" w:cstheme="majorHAnsi"/>
        </w:rPr>
        <w:t>). Mountainous terrain was avoided to simplify co-registra</w:t>
      </w:r>
      <w:r w:rsidR="009F2705" w:rsidRPr="001C7829">
        <w:rPr>
          <w:rFonts w:asciiTheme="majorHAnsi" w:hAnsiTheme="majorHAnsi" w:cstheme="majorHAnsi"/>
        </w:rPr>
        <w:t>t</w:t>
      </w:r>
      <w:r w:rsidR="00717EF8" w:rsidRPr="001C7829">
        <w:rPr>
          <w:rFonts w:asciiTheme="majorHAnsi" w:hAnsiTheme="majorHAnsi" w:cstheme="majorHAnsi"/>
        </w:rPr>
        <w:t xml:space="preserve">ion of WV3 and MSI imagery, to reduce shadowing within WV3 imagery, and to reduce uncertainty in </w:t>
      </w:r>
      <w:r w:rsidR="00B62D25" w:rsidRPr="001C7829">
        <w:rPr>
          <w:rFonts w:asciiTheme="majorHAnsi" w:hAnsiTheme="majorHAnsi" w:cstheme="majorHAnsi"/>
        </w:rPr>
        <w:t>L2a</w:t>
      </w:r>
      <w:r w:rsidR="00717EF8" w:rsidRPr="001C7829">
        <w:rPr>
          <w:rFonts w:asciiTheme="majorHAnsi" w:hAnsiTheme="majorHAnsi" w:cstheme="majorHAnsi"/>
        </w:rPr>
        <w:t xml:space="preserve"> products</w:t>
      </w:r>
      <w:r w:rsidR="00B62D25" w:rsidRPr="001C7829">
        <w:rPr>
          <w:rFonts w:asciiTheme="majorHAnsi" w:hAnsiTheme="majorHAnsi" w:cstheme="majorHAnsi"/>
        </w:rPr>
        <w:t xml:space="preserve"> (Djamai and Fernandes, 2018)</w:t>
      </w:r>
      <w:r w:rsidR="00717EF8" w:rsidRPr="001C7829">
        <w:rPr>
          <w:rFonts w:asciiTheme="majorHAnsi" w:hAnsiTheme="majorHAnsi" w:cstheme="majorHAnsi"/>
        </w:rPr>
        <w:t xml:space="preserve">. </w:t>
      </w:r>
    </w:p>
    <w:p w14:paraId="7B86B3FD" w14:textId="79B3E9FE" w:rsidR="0011240A" w:rsidRDefault="0011240A" w:rsidP="00795EBF">
      <w:pPr>
        <w:spacing w:line="360" w:lineRule="auto"/>
        <w:rPr>
          <w:rFonts w:asciiTheme="majorHAnsi" w:hAnsiTheme="majorHAnsi" w:cstheme="majorHAnsi"/>
        </w:rPr>
      </w:pPr>
    </w:p>
    <w:p w14:paraId="0624A37F" w14:textId="77777777" w:rsidR="0011240A" w:rsidRPr="00795EBF" w:rsidRDefault="0011240A" w:rsidP="00795EBF">
      <w:pPr>
        <w:spacing w:line="360" w:lineRule="auto"/>
        <w:rPr>
          <w:rFonts w:asciiTheme="majorHAnsi" w:hAnsiTheme="majorHAnsi" w:cstheme="majorHAnsi"/>
        </w:rPr>
      </w:pPr>
    </w:p>
    <w:p w14:paraId="5511AE99" w14:textId="5E67F9E0" w:rsidR="00D07A6D" w:rsidRDefault="00D07A6D" w:rsidP="004C4196"/>
    <w:p w14:paraId="55E9E948" w14:textId="09A74002" w:rsidR="0011240A" w:rsidRDefault="0011240A" w:rsidP="004C4196"/>
    <w:p w14:paraId="704F3FD3" w14:textId="2B507D36" w:rsidR="0011240A" w:rsidRDefault="0011240A" w:rsidP="004C4196"/>
    <w:p w14:paraId="49E04853" w14:textId="3C436B79" w:rsidR="0011240A" w:rsidRDefault="0011240A" w:rsidP="004C4196"/>
    <w:p w14:paraId="500AAB7A" w14:textId="77777777" w:rsidR="00F628C3" w:rsidRDefault="00F628C3" w:rsidP="00F628C3">
      <w:pPr>
        <w:keepNext/>
      </w:pPr>
      <w:r>
        <w:rPr>
          <w:noProof/>
          <w:lang w:val="en-CA"/>
        </w:rPr>
        <w:lastRenderedPageBreak/>
        <w:drawing>
          <wp:inline distT="0" distB="0" distL="0" distR="0" wp14:anchorId="632FE681" wp14:editId="64940B68">
            <wp:extent cx="5844210" cy="3200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cstate="print">
                      <a:extLst>
                        <a:ext uri="{28A0092B-C50C-407E-A947-70E740481C1C}">
                          <a14:useLocalDpi xmlns:a14="http://schemas.microsoft.com/office/drawing/2010/main" val="0"/>
                        </a:ext>
                      </a:extLst>
                    </a:blip>
                    <a:srcRect l="12660" t="17664" r="20032" b="16809"/>
                    <a:stretch/>
                  </pic:blipFill>
                  <pic:spPr bwMode="auto">
                    <a:xfrm>
                      <a:off x="0" y="0"/>
                      <a:ext cx="5875497" cy="3217533"/>
                    </a:xfrm>
                    <a:prstGeom prst="rect">
                      <a:avLst/>
                    </a:prstGeom>
                    <a:ln>
                      <a:noFill/>
                    </a:ln>
                    <a:extLst>
                      <a:ext uri="{53640926-AAD7-44D8-BBD7-CCE9431645EC}">
                        <a14:shadowObscured xmlns:a14="http://schemas.microsoft.com/office/drawing/2010/main"/>
                      </a:ext>
                    </a:extLst>
                  </pic:spPr>
                </pic:pic>
              </a:graphicData>
            </a:graphic>
          </wp:inline>
        </w:drawing>
      </w:r>
    </w:p>
    <w:p w14:paraId="446148BA" w14:textId="2F8DC635" w:rsidR="00F628C3" w:rsidRPr="00795EBF" w:rsidRDefault="00F628C3" w:rsidP="00F628C3">
      <w:pPr>
        <w:pStyle w:val="Caption"/>
        <w:rPr>
          <w:rFonts w:asciiTheme="majorHAnsi" w:hAnsiTheme="majorHAnsi" w:cstheme="majorHAnsi"/>
          <w:i w:val="0"/>
          <w:iCs w:val="0"/>
          <w:color w:val="auto"/>
          <w:sz w:val="22"/>
          <w:szCs w:val="22"/>
        </w:rPr>
      </w:pPr>
      <w:bookmarkStart w:id="7" w:name="_Ref71040426"/>
      <w:r w:rsidRPr="00795EBF">
        <w:rPr>
          <w:rFonts w:asciiTheme="majorHAnsi" w:hAnsiTheme="majorHAnsi" w:cstheme="majorHAnsi"/>
          <w:i w:val="0"/>
          <w:iCs w:val="0"/>
          <w:color w:val="auto"/>
          <w:sz w:val="22"/>
          <w:szCs w:val="22"/>
        </w:rPr>
        <w:t xml:space="preserve">Figure </w:t>
      </w:r>
      <w:r w:rsidRPr="00795EBF">
        <w:rPr>
          <w:rFonts w:asciiTheme="majorHAnsi" w:hAnsiTheme="majorHAnsi" w:cstheme="majorHAnsi"/>
          <w:i w:val="0"/>
          <w:iCs w:val="0"/>
          <w:color w:val="auto"/>
          <w:sz w:val="22"/>
          <w:szCs w:val="22"/>
        </w:rPr>
        <w:fldChar w:fldCharType="begin"/>
      </w:r>
      <w:r w:rsidRPr="00795EBF">
        <w:rPr>
          <w:rFonts w:asciiTheme="majorHAnsi" w:hAnsiTheme="majorHAnsi" w:cstheme="majorHAnsi"/>
          <w:i w:val="0"/>
          <w:iCs w:val="0"/>
          <w:color w:val="auto"/>
          <w:sz w:val="22"/>
          <w:szCs w:val="22"/>
        </w:rPr>
        <w:instrText xml:space="preserve"> SEQ Figure \* ARABIC </w:instrText>
      </w:r>
      <w:r w:rsidRPr="00795EBF">
        <w:rPr>
          <w:rFonts w:asciiTheme="majorHAnsi" w:hAnsiTheme="majorHAnsi" w:cstheme="majorHAnsi"/>
          <w:i w:val="0"/>
          <w:iCs w:val="0"/>
          <w:color w:val="auto"/>
          <w:sz w:val="22"/>
          <w:szCs w:val="22"/>
        </w:rPr>
        <w:fldChar w:fldCharType="separate"/>
      </w:r>
      <w:r w:rsidR="008A5C36">
        <w:rPr>
          <w:rFonts w:asciiTheme="majorHAnsi" w:hAnsiTheme="majorHAnsi" w:cstheme="majorHAnsi"/>
          <w:i w:val="0"/>
          <w:iCs w:val="0"/>
          <w:noProof/>
          <w:color w:val="auto"/>
          <w:sz w:val="22"/>
          <w:szCs w:val="22"/>
        </w:rPr>
        <w:t>1</w:t>
      </w:r>
      <w:r w:rsidRPr="00795EBF">
        <w:rPr>
          <w:rFonts w:asciiTheme="majorHAnsi" w:hAnsiTheme="majorHAnsi" w:cstheme="majorHAnsi"/>
          <w:i w:val="0"/>
          <w:iCs w:val="0"/>
          <w:noProof/>
          <w:color w:val="auto"/>
          <w:sz w:val="22"/>
          <w:szCs w:val="22"/>
        </w:rPr>
        <w:fldChar w:fldCharType="end"/>
      </w:r>
      <w:bookmarkEnd w:id="7"/>
      <w:r w:rsidRPr="00795EBF">
        <w:rPr>
          <w:rFonts w:asciiTheme="majorHAnsi" w:hAnsiTheme="majorHAnsi" w:cstheme="majorHAnsi"/>
          <w:i w:val="0"/>
          <w:iCs w:val="0"/>
          <w:color w:val="auto"/>
          <w:sz w:val="22"/>
          <w:szCs w:val="22"/>
        </w:rPr>
        <w:t>.  Location of study sites corresponding to WV3 image footprints.</w:t>
      </w:r>
    </w:p>
    <w:p w14:paraId="61D1F6A1" w14:textId="4EEF6DFB" w:rsidR="0011240A" w:rsidRPr="00795EBF" w:rsidRDefault="0011240A" w:rsidP="004C4196">
      <w:pPr>
        <w:rPr>
          <w:rFonts w:asciiTheme="majorHAnsi" w:hAnsiTheme="majorHAnsi" w:cstheme="majorHAnsi"/>
        </w:rPr>
      </w:pPr>
    </w:p>
    <w:p w14:paraId="73D5292F" w14:textId="2FA0B6FE" w:rsidR="00D07A6D" w:rsidRPr="00795EBF" w:rsidRDefault="00D07A6D" w:rsidP="00D07A6D">
      <w:pPr>
        <w:pStyle w:val="Caption"/>
        <w:keepNext/>
        <w:rPr>
          <w:rFonts w:asciiTheme="majorHAnsi" w:hAnsiTheme="majorHAnsi" w:cstheme="majorHAnsi"/>
          <w:i w:val="0"/>
          <w:color w:val="auto"/>
          <w:sz w:val="22"/>
          <w:szCs w:val="22"/>
        </w:rPr>
      </w:pPr>
      <w:bookmarkStart w:id="8" w:name="_Ref71040472"/>
      <w:bookmarkStart w:id="9" w:name="_Ref71040466"/>
      <w:r w:rsidRPr="00795EBF">
        <w:rPr>
          <w:rFonts w:asciiTheme="majorHAnsi" w:hAnsiTheme="majorHAnsi" w:cstheme="majorHAnsi"/>
          <w:i w:val="0"/>
          <w:color w:val="auto"/>
          <w:sz w:val="22"/>
          <w:szCs w:val="22"/>
        </w:rPr>
        <w:t xml:space="preserve">Table </w:t>
      </w:r>
      <w:r w:rsidR="00B94E58" w:rsidRPr="00795EBF">
        <w:rPr>
          <w:rFonts w:asciiTheme="majorHAnsi" w:hAnsiTheme="majorHAnsi" w:cstheme="majorHAnsi"/>
          <w:i w:val="0"/>
          <w:color w:val="auto"/>
          <w:sz w:val="22"/>
          <w:szCs w:val="22"/>
        </w:rPr>
        <w:fldChar w:fldCharType="begin"/>
      </w:r>
      <w:r w:rsidR="00B94E58" w:rsidRPr="00795EBF">
        <w:rPr>
          <w:rFonts w:asciiTheme="majorHAnsi" w:hAnsiTheme="majorHAnsi" w:cstheme="majorHAnsi"/>
          <w:i w:val="0"/>
          <w:color w:val="auto"/>
          <w:sz w:val="22"/>
          <w:szCs w:val="22"/>
        </w:rPr>
        <w:instrText xml:space="preserve"> SEQ Table \* ARABIC </w:instrText>
      </w:r>
      <w:r w:rsidR="00B94E58" w:rsidRPr="00795EBF">
        <w:rPr>
          <w:rFonts w:asciiTheme="majorHAnsi" w:hAnsiTheme="majorHAnsi" w:cstheme="majorHAnsi"/>
          <w:i w:val="0"/>
          <w:color w:val="auto"/>
          <w:sz w:val="22"/>
          <w:szCs w:val="22"/>
        </w:rPr>
        <w:fldChar w:fldCharType="separate"/>
      </w:r>
      <w:r w:rsidR="00F628C3" w:rsidRPr="001C7829">
        <w:rPr>
          <w:rFonts w:asciiTheme="majorHAnsi" w:hAnsiTheme="majorHAnsi" w:cstheme="majorHAnsi"/>
          <w:i w:val="0"/>
          <w:noProof/>
          <w:color w:val="auto"/>
          <w:sz w:val="22"/>
          <w:szCs w:val="22"/>
        </w:rPr>
        <w:t>4</w:t>
      </w:r>
      <w:r w:rsidR="00B94E58" w:rsidRPr="00795EBF">
        <w:rPr>
          <w:rFonts w:asciiTheme="majorHAnsi" w:hAnsiTheme="majorHAnsi" w:cstheme="majorHAnsi"/>
          <w:i w:val="0"/>
          <w:noProof/>
          <w:color w:val="auto"/>
          <w:sz w:val="22"/>
          <w:szCs w:val="22"/>
        </w:rPr>
        <w:fldChar w:fldCharType="end"/>
      </w:r>
      <w:bookmarkEnd w:id="8"/>
      <w:r w:rsidRPr="00795EBF">
        <w:rPr>
          <w:rFonts w:asciiTheme="majorHAnsi" w:hAnsiTheme="majorHAnsi" w:cstheme="majorHAnsi"/>
          <w:i w:val="0"/>
          <w:color w:val="auto"/>
          <w:sz w:val="22"/>
          <w:szCs w:val="22"/>
        </w:rPr>
        <w:t>. WV3 Standard Imagery specifications (Digital Globe, 2020; Maxar, 2020; Longbotham et al.</w:t>
      </w:r>
      <w:r w:rsidR="00DD7B06">
        <w:rPr>
          <w:rFonts w:asciiTheme="majorHAnsi" w:hAnsiTheme="majorHAnsi" w:cstheme="majorHAnsi"/>
          <w:i w:val="0"/>
          <w:color w:val="auto"/>
          <w:sz w:val="22"/>
          <w:szCs w:val="22"/>
        </w:rPr>
        <w:t>,</w:t>
      </w:r>
      <w:r w:rsidRPr="00795EBF">
        <w:rPr>
          <w:rFonts w:asciiTheme="majorHAnsi" w:hAnsiTheme="majorHAnsi" w:cstheme="majorHAnsi"/>
          <w:i w:val="0"/>
          <w:color w:val="auto"/>
          <w:sz w:val="22"/>
          <w:szCs w:val="22"/>
        </w:rPr>
        <w:t xml:space="preserve"> 2015).  </w:t>
      </w:r>
      <w:bookmarkEnd w:id="9"/>
    </w:p>
    <w:tbl>
      <w:tblPr>
        <w:tblStyle w:val="PlainTable1"/>
        <w:tblW w:w="0" w:type="auto"/>
        <w:tblLook w:val="04A0" w:firstRow="1" w:lastRow="0" w:firstColumn="1" w:lastColumn="0" w:noHBand="0" w:noVBand="1"/>
      </w:tblPr>
      <w:tblGrid>
        <w:gridCol w:w="1080"/>
        <w:gridCol w:w="651"/>
        <w:gridCol w:w="775"/>
        <w:gridCol w:w="990"/>
        <w:gridCol w:w="1035"/>
        <w:gridCol w:w="2410"/>
        <w:gridCol w:w="2268"/>
      </w:tblGrid>
      <w:tr w:rsidR="00675F01" w:rsidRPr="001C7829" w14:paraId="451ABF6B" w14:textId="77777777" w:rsidTr="00795E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Merge w:val="restart"/>
            <w:shd w:val="clear" w:color="auto" w:fill="B6DDE8" w:themeFill="accent5" w:themeFillTint="66"/>
          </w:tcPr>
          <w:p w14:paraId="5399E902" w14:textId="77777777" w:rsidR="008F4753" w:rsidRPr="00795EBF" w:rsidRDefault="008F4753" w:rsidP="00795EBF">
            <w:pPr>
              <w:jc w:val="center"/>
              <w:rPr>
                <w:rFonts w:asciiTheme="majorHAnsi" w:hAnsiTheme="majorHAnsi" w:cstheme="majorHAnsi"/>
                <w:sz w:val="20"/>
                <w:szCs w:val="20"/>
              </w:rPr>
            </w:pPr>
            <w:r w:rsidRPr="00795EBF">
              <w:rPr>
                <w:rFonts w:asciiTheme="majorHAnsi" w:hAnsiTheme="majorHAnsi" w:cstheme="majorHAnsi"/>
                <w:sz w:val="20"/>
                <w:szCs w:val="20"/>
              </w:rPr>
              <w:t>Band</w:t>
            </w:r>
          </w:p>
        </w:tc>
        <w:tc>
          <w:tcPr>
            <w:tcW w:w="1426" w:type="dxa"/>
            <w:gridSpan w:val="2"/>
            <w:shd w:val="clear" w:color="auto" w:fill="B6DDE8" w:themeFill="accent5" w:themeFillTint="66"/>
          </w:tcPr>
          <w:p w14:paraId="528CD229" w14:textId="77777777" w:rsidR="008F4753" w:rsidRPr="00795EBF" w:rsidRDefault="008F4753"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Wavelength</w:t>
            </w:r>
          </w:p>
        </w:tc>
        <w:tc>
          <w:tcPr>
            <w:tcW w:w="2025" w:type="dxa"/>
            <w:gridSpan w:val="2"/>
            <w:shd w:val="clear" w:color="auto" w:fill="B6DDE8" w:themeFill="accent5" w:themeFillTint="66"/>
          </w:tcPr>
          <w:p w14:paraId="7F673FF7" w14:textId="77777777" w:rsidR="008F4753" w:rsidRPr="00795EBF" w:rsidRDefault="008F4753"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Spatial Resolution</w:t>
            </w:r>
          </w:p>
        </w:tc>
        <w:tc>
          <w:tcPr>
            <w:tcW w:w="2410" w:type="dxa"/>
            <w:shd w:val="clear" w:color="auto" w:fill="B6DDE8" w:themeFill="accent5" w:themeFillTint="66"/>
          </w:tcPr>
          <w:p w14:paraId="370DD51A" w14:textId="77777777" w:rsidR="008F4753" w:rsidRPr="00795EBF" w:rsidRDefault="008F4753"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Radiometric Uncertainty</w:t>
            </w:r>
          </w:p>
        </w:tc>
        <w:tc>
          <w:tcPr>
            <w:tcW w:w="2268" w:type="dxa"/>
            <w:shd w:val="clear" w:color="auto" w:fill="B6DDE8" w:themeFill="accent5" w:themeFillTint="66"/>
          </w:tcPr>
          <w:p w14:paraId="28B50F5A" w14:textId="77777777" w:rsidR="008F4753" w:rsidRPr="00795EBF" w:rsidRDefault="008F4753" w:rsidP="00795E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Geometric Uncertainty</w:t>
            </w:r>
          </w:p>
        </w:tc>
      </w:tr>
      <w:tr w:rsidR="00B62D25" w:rsidRPr="001C7829" w14:paraId="0E310F34" w14:textId="77777777" w:rsidTr="0067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Merge/>
            <w:shd w:val="clear" w:color="auto" w:fill="B6DDE8" w:themeFill="accent5" w:themeFillTint="66"/>
          </w:tcPr>
          <w:p w14:paraId="2E2E4FE7" w14:textId="77777777" w:rsidR="008F4753" w:rsidRPr="00795EBF" w:rsidRDefault="008F4753" w:rsidP="00795EBF">
            <w:pPr>
              <w:jc w:val="center"/>
              <w:rPr>
                <w:rFonts w:asciiTheme="majorHAnsi" w:hAnsiTheme="majorHAnsi" w:cstheme="majorHAnsi"/>
                <w:sz w:val="20"/>
                <w:szCs w:val="20"/>
              </w:rPr>
            </w:pPr>
          </w:p>
        </w:tc>
        <w:tc>
          <w:tcPr>
            <w:tcW w:w="651" w:type="dxa"/>
            <w:shd w:val="clear" w:color="auto" w:fill="B6DDE8" w:themeFill="accent5" w:themeFillTint="66"/>
          </w:tcPr>
          <w:p w14:paraId="41BC1733"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Min (nm)</w:t>
            </w:r>
          </w:p>
        </w:tc>
        <w:tc>
          <w:tcPr>
            <w:tcW w:w="775" w:type="dxa"/>
            <w:shd w:val="clear" w:color="auto" w:fill="B6DDE8" w:themeFill="accent5" w:themeFillTint="66"/>
          </w:tcPr>
          <w:p w14:paraId="67D2E7E6"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Max (nm)</w:t>
            </w:r>
          </w:p>
        </w:tc>
        <w:tc>
          <w:tcPr>
            <w:tcW w:w="990" w:type="dxa"/>
            <w:shd w:val="clear" w:color="auto" w:fill="B6DDE8" w:themeFill="accent5" w:themeFillTint="66"/>
          </w:tcPr>
          <w:p w14:paraId="211763BC"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Actual</w:t>
            </w:r>
          </w:p>
          <w:p w14:paraId="1959DC78"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(nm)</w:t>
            </w:r>
          </w:p>
        </w:tc>
        <w:tc>
          <w:tcPr>
            <w:tcW w:w="0" w:type="dxa"/>
            <w:shd w:val="clear" w:color="auto" w:fill="B6DDE8" w:themeFill="accent5" w:themeFillTint="66"/>
          </w:tcPr>
          <w:p w14:paraId="276BB1C6"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Provided</w:t>
            </w:r>
          </w:p>
          <w:p w14:paraId="698FCC06"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(nm)</w:t>
            </w:r>
          </w:p>
        </w:tc>
        <w:tc>
          <w:tcPr>
            <w:tcW w:w="2410" w:type="dxa"/>
            <w:shd w:val="clear" w:color="auto" w:fill="B6DDE8" w:themeFill="accent5" w:themeFillTint="66"/>
          </w:tcPr>
          <w:p w14:paraId="4C92ECE1"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1 standard deviation relative error</w:t>
            </w:r>
          </w:p>
        </w:tc>
        <w:tc>
          <w:tcPr>
            <w:tcW w:w="2268" w:type="dxa"/>
            <w:shd w:val="clear" w:color="auto" w:fill="B6DDE8" w:themeFill="accent5" w:themeFillTint="66"/>
          </w:tcPr>
          <w:p w14:paraId="3B964064" w14:textId="77777777" w:rsidR="008F4753" w:rsidRPr="00795EBF" w:rsidRDefault="008F4753" w:rsidP="00795EB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szCs w:val="20"/>
              </w:rPr>
            </w:pPr>
            <w:r w:rsidRPr="00795EBF">
              <w:rPr>
                <w:rFonts w:asciiTheme="majorHAnsi" w:hAnsiTheme="majorHAnsi" w:cstheme="majorHAnsi"/>
                <w:b/>
                <w:sz w:val="20"/>
                <w:szCs w:val="20"/>
              </w:rPr>
              <w:t>90% circular error probable</w:t>
            </w:r>
          </w:p>
        </w:tc>
      </w:tr>
      <w:tr w:rsidR="00675F01" w:rsidRPr="001C7829" w14:paraId="4417EC2A" w14:textId="77777777" w:rsidTr="00795EBF">
        <w:tc>
          <w:tcPr>
            <w:cnfStyle w:val="001000000000" w:firstRow="0" w:lastRow="0" w:firstColumn="1" w:lastColumn="0" w:oddVBand="0" w:evenVBand="0" w:oddHBand="0" w:evenHBand="0" w:firstRowFirstColumn="0" w:firstRowLastColumn="0" w:lastRowFirstColumn="0" w:lastRowLastColumn="0"/>
            <w:tcW w:w="1080" w:type="dxa"/>
          </w:tcPr>
          <w:p w14:paraId="0B20ED53" w14:textId="77777777" w:rsidR="008F4753" w:rsidRPr="00795EBF" w:rsidRDefault="008F4753" w:rsidP="008F4753">
            <w:pPr>
              <w:rPr>
                <w:rFonts w:asciiTheme="majorHAnsi" w:hAnsiTheme="majorHAnsi" w:cstheme="majorHAnsi"/>
                <w:b w:val="0"/>
                <w:bCs w:val="0"/>
                <w:sz w:val="20"/>
                <w:szCs w:val="20"/>
              </w:rPr>
            </w:pPr>
            <w:r w:rsidRPr="00795EBF">
              <w:rPr>
                <w:rFonts w:asciiTheme="majorHAnsi" w:hAnsiTheme="majorHAnsi" w:cstheme="majorHAnsi"/>
                <w:sz w:val="20"/>
                <w:szCs w:val="20"/>
              </w:rPr>
              <w:t>Coastal</w:t>
            </w:r>
          </w:p>
        </w:tc>
        <w:tc>
          <w:tcPr>
            <w:tcW w:w="0" w:type="dxa"/>
          </w:tcPr>
          <w:p w14:paraId="093D3BCF" w14:textId="77777777" w:rsidR="008F4753"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400</w:t>
            </w:r>
          </w:p>
        </w:tc>
        <w:tc>
          <w:tcPr>
            <w:tcW w:w="775" w:type="dxa"/>
          </w:tcPr>
          <w:p w14:paraId="0D2C1F96" w14:textId="77777777" w:rsidR="008F4753"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450</w:t>
            </w:r>
          </w:p>
        </w:tc>
        <w:tc>
          <w:tcPr>
            <w:tcW w:w="990" w:type="dxa"/>
          </w:tcPr>
          <w:p w14:paraId="70C4777C" w14:textId="77777777" w:rsidR="008F4753"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1035" w:type="dxa"/>
          </w:tcPr>
          <w:p w14:paraId="3C28C084" w14:textId="77777777" w:rsidR="008F4753"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026E5429" w14:textId="77777777" w:rsidR="008F4753"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5%</w:t>
            </w:r>
          </w:p>
        </w:tc>
        <w:tc>
          <w:tcPr>
            <w:tcW w:w="2268" w:type="dxa"/>
          </w:tcPr>
          <w:p w14:paraId="5D9F51F4" w14:textId="77777777" w:rsidR="008F4753"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1E4BDC" w:rsidRPr="001C7829" w14:paraId="7F7D57F1"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4CBCEAA"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Blue</w:t>
            </w:r>
          </w:p>
        </w:tc>
        <w:tc>
          <w:tcPr>
            <w:tcW w:w="651" w:type="dxa"/>
          </w:tcPr>
          <w:p w14:paraId="79C42D91"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450</w:t>
            </w:r>
          </w:p>
        </w:tc>
        <w:tc>
          <w:tcPr>
            <w:tcW w:w="775" w:type="dxa"/>
          </w:tcPr>
          <w:p w14:paraId="7614FD66"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510</w:t>
            </w:r>
          </w:p>
        </w:tc>
        <w:tc>
          <w:tcPr>
            <w:tcW w:w="990" w:type="dxa"/>
          </w:tcPr>
          <w:p w14:paraId="1E4A1749"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0" w:type="dxa"/>
          </w:tcPr>
          <w:p w14:paraId="1B6C0E48"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1B6CB3EE" w14:textId="77777777" w:rsidR="00D07A6D" w:rsidRPr="00795EBF" w:rsidRDefault="008F4753"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6</w:t>
            </w:r>
            <w:r w:rsidR="00D07A6D" w:rsidRPr="00795EBF">
              <w:rPr>
                <w:rFonts w:asciiTheme="majorHAnsi" w:hAnsiTheme="majorHAnsi" w:cstheme="majorHAnsi"/>
                <w:sz w:val="20"/>
                <w:szCs w:val="20"/>
              </w:rPr>
              <w:t>%</w:t>
            </w:r>
          </w:p>
        </w:tc>
        <w:tc>
          <w:tcPr>
            <w:tcW w:w="2268" w:type="dxa"/>
          </w:tcPr>
          <w:p w14:paraId="343F67C9"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675F01" w:rsidRPr="001C7829" w14:paraId="2078B062" w14:textId="77777777" w:rsidTr="00795EBF">
        <w:tc>
          <w:tcPr>
            <w:cnfStyle w:val="001000000000" w:firstRow="0" w:lastRow="0" w:firstColumn="1" w:lastColumn="0" w:oddVBand="0" w:evenVBand="0" w:oddHBand="0" w:evenHBand="0" w:firstRowFirstColumn="0" w:firstRowLastColumn="0" w:lastRowFirstColumn="0" w:lastRowLastColumn="0"/>
            <w:tcW w:w="1080" w:type="dxa"/>
          </w:tcPr>
          <w:p w14:paraId="06A3B529"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Green</w:t>
            </w:r>
          </w:p>
        </w:tc>
        <w:tc>
          <w:tcPr>
            <w:tcW w:w="0" w:type="dxa"/>
          </w:tcPr>
          <w:p w14:paraId="51699C11"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510</w:t>
            </w:r>
          </w:p>
        </w:tc>
        <w:tc>
          <w:tcPr>
            <w:tcW w:w="775" w:type="dxa"/>
          </w:tcPr>
          <w:p w14:paraId="5B951E87"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580</w:t>
            </w:r>
          </w:p>
        </w:tc>
        <w:tc>
          <w:tcPr>
            <w:tcW w:w="990" w:type="dxa"/>
          </w:tcPr>
          <w:p w14:paraId="02C0FF88"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1035" w:type="dxa"/>
          </w:tcPr>
          <w:p w14:paraId="4117B9C1"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463E078B" w14:textId="77777777" w:rsidR="00D07A6D"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6</w:t>
            </w:r>
            <w:r w:rsidR="00D07A6D" w:rsidRPr="00795EBF">
              <w:rPr>
                <w:rFonts w:asciiTheme="majorHAnsi" w:hAnsiTheme="majorHAnsi" w:cstheme="majorHAnsi"/>
                <w:sz w:val="20"/>
                <w:szCs w:val="20"/>
              </w:rPr>
              <w:t>%</w:t>
            </w:r>
          </w:p>
        </w:tc>
        <w:tc>
          <w:tcPr>
            <w:tcW w:w="2268" w:type="dxa"/>
          </w:tcPr>
          <w:p w14:paraId="54B43596"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1E4BDC" w:rsidRPr="001C7829" w14:paraId="2F0E4B45"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11360DD"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Yellow</w:t>
            </w:r>
          </w:p>
        </w:tc>
        <w:tc>
          <w:tcPr>
            <w:tcW w:w="651" w:type="dxa"/>
          </w:tcPr>
          <w:p w14:paraId="6F77E024"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585</w:t>
            </w:r>
          </w:p>
        </w:tc>
        <w:tc>
          <w:tcPr>
            <w:tcW w:w="775" w:type="dxa"/>
          </w:tcPr>
          <w:p w14:paraId="64DEA775"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625</w:t>
            </w:r>
          </w:p>
        </w:tc>
        <w:tc>
          <w:tcPr>
            <w:tcW w:w="990" w:type="dxa"/>
          </w:tcPr>
          <w:p w14:paraId="4CCB2060"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0" w:type="dxa"/>
          </w:tcPr>
          <w:p w14:paraId="27A5D9CB"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20A10F33" w14:textId="77777777" w:rsidR="00D07A6D" w:rsidRPr="00795EBF" w:rsidRDefault="008F4753"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7</w:t>
            </w:r>
            <w:r w:rsidR="00D07A6D" w:rsidRPr="00795EBF">
              <w:rPr>
                <w:rFonts w:asciiTheme="majorHAnsi" w:hAnsiTheme="majorHAnsi" w:cstheme="majorHAnsi"/>
                <w:sz w:val="20"/>
                <w:szCs w:val="20"/>
              </w:rPr>
              <w:t>%</w:t>
            </w:r>
          </w:p>
        </w:tc>
        <w:tc>
          <w:tcPr>
            <w:tcW w:w="2268" w:type="dxa"/>
          </w:tcPr>
          <w:p w14:paraId="5DD0D1D2"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675F01" w:rsidRPr="001C7829" w14:paraId="67899B4C" w14:textId="77777777" w:rsidTr="00795EBF">
        <w:tc>
          <w:tcPr>
            <w:cnfStyle w:val="001000000000" w:firstRow="0" w:lastRow="0" w:firstColumn="1" w:lastColumn="0" w:oddVBand="0" w:evenVBand="0" w:oddHBand="0" w:evenHBand="0" w:firstRowFirstColumn="0" w:firstRowLastColumn="0" w:lastRowFirstColumn="0" w:lastRowLastColumn="0"/>
            <w:tcW w:w="1080" w:type="dxa"/>
          </w:tcPr>
          <w:p w14:paraId="526A51B5"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Red</w:t>
            </w:r>
          </w:p>
        </w:tc>
        <w:tc>
          <w:tcPr>
            <w:tcW w:w="0" w:type="dxa"/>
          </w:tcPr>
          <w:p w14:paraId="53CD7D12"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630</w:t>
            </w:r>
          </w:p>
        </w:tc>
        <w:tc>
          <w:tcPr>
            <w:tcW w:w="775" w:type="dxa"/>
          </w:tcPr>
          <w:p w14:paraId="0D440019"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690</w:t>
            </w:r>
          </w:p>
        </w:tc>
        <w:tc>
          <w:tcPr>
            <w:tcW w:w="990" w:type="dxa"/>
          </w:tcPr>
          <w:p w14:paraId="04C4696C"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1035" w:type="dxa"/>
          </w:tcPr>
          <w:p w14:paraId="7E0CF965"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52C89B7D" w14:textId="77777777" w:rsidR="00D07A6D"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8</w:t>
            </w:r>
            <w:r w:rsidR="00D07A6D" w:rsidRPr="00795EBF">
              <w:rPr>
                <w:rFonts w:asciiTheme="majorHAnsi" w:hAnsiTheme="majorHAnsi" w:cstheme="majorHAnsi"/>
                <w:sz w:val="20"/>
                <w:szCs w:val="20"/>
              </w:rPr>
              <w:t>%</w:t>
            </w:r>
          </w:p>
        </w:tc>
        <w:tc>
          <w:tcPr>
            <w:tcW w:w="2268" w:type="dxa"/>
          </w:tcPr>
          <w:p w14:paraId="7501F7BA"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1E4BDC" w:rsidRPr="001C7829" w14:paraId="2FABCD61"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5178ED9"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Red-Edge</w:t>
            </w:r>
          </w:p>
        </w:tc>
        <w:tc>
          <w:tcPr>
            <w:tcW w:w="651" w:type="dxa"/>
          </w:tcPr>
          <w:p w14:paraId="13CFE550"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705</w:t>
            </w:r>
          </w:p>
        </w:tc>
        <w:tc>
          <w:tcPr>
            <w:tcW w:w="775" w:type="dxa"/>
          </w:tcPr>
          <w:p w14:paraId="299CF6AB"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745</w:t>
            </w:r>
          </w:p>
        </w:tc>
        <w:tc>
          <w:tcPr>
            <w:tcW w:w="990" w:type="dxa"/>
          </w:tcPr>
          <w:p w14:paraId="05AFD857"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0" w:type="dxa"/>
          </w:tcPr>
          <w:p w14:paraId="460B2964"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353FCC7A" w14:textId="77777777" w:rsidR="00D07A6D" w:rsidRPr="00795EBF" w:rsidRDefault="008F4753"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7</w:t>
            </w:r>
            <w:r w:rsidR="00D07A6D" w:rsidRPr="00795EBF">
              <w:rPr>
                <w:rFonts w:asciiTheme="majorHAnsi" w:hAnsiTheme="majorHAnsi" w:cstheme="majorHAnsi"/>
                <w:sz w:val="20"/>
                <w:szCs w:val="20"/>
              </w:rPr>
              <w:t>%</w:t>
            </w:r>
          </w:p>
        </w:tc>
        <w:tc>
          <w:tcPr>
            <w:tcW w:w="2268" w:type="dxa"/>
          </w:tcPr>
          <w:p w14:paraId="6B94346B"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675F01" w:rsidRPr="001C7829" w14:paraId="07B916EE" w14:textId="77777777" w:rsidTr="00795EBF">
        <w:tc>
          <w:tcPr>
            <w:cnfStyle w:val="001000000000" w:firstRow="0" w:lastRow="0" w:firstColumn="1" w:lastColumn="0" w:oddVBand="0" w:evenVBand="0" w:oddHBand="0" w:evenHBand="0" w:firstRowFirstColumn="0" w:firstRowLastColumn="0" w:lastRowFirstColumn="0" w:lastRowLastColumn="0"/>
            <w:tcW w:w="1080" w:type="dxa"/>
          </w:tcPr>
          <w:p w14:paraId="6CF2DA47"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NIR-1</w:t>
            </w:r>
          </w:p>
        </w:tc>
        <w:tc>
          <w:tcPr>
            <w:tcW w:w="0" w:type="dxa"/>
          </w:tcPr>
          <w:p w14:paraId="3BACC00B"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770</w:t>
            </w:r>
          </w:p>
        </w:tc>
        <w:tc>
          <w:tcPr>
            <w:tcW w:w="775" w:type="dxa"/>
          </w:tcPr>
          <w:p w14:paraId="6D502F59"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995</w:t>
            </w:r>
          </w:p>
        </w:tc>
        <w:tc>
          <w:tcPr>
            <w:tcW w:w="990" w:type="dxa"/>
          </w:tcPr>
          <w:p w14:paraId="383562DE"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1035" w:type="dxa"/>
          </w:tcPr>
          <w:p w14:paraId="731EAA19"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7A707DE9" w14:textId="77777777" w:rsidR="00D07A6D"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6</w:t>
            </w:r>
            <w:r w:rsidR="00D07A6D" w:rsidRPr="00795EBF">
              <w:rPr>
                <w:rFonts w:asciiTheme="majorHAnsi" w:hAnsiTheme="majorHAnsi" w:cstheme="majorHAnsi"/>
                <w:sz w:val="20"/>
                <w:szCs w:val="20"/>
              </w:rPr>
              <w:t>%</w:t>
            </w:r>
          </w:p>
        </w:tc>
        <w:tc>
          <w:tcPr>
            <w:tcW w:w="2268" w:type="dxa"/>
          </w:tcPr>
          <w:p w14:paraId="489B4529"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1E4BDC" w:rsidRPr="001C7829" w14:paraId="4DE95632"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2B1648D"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NIR-2</w:t>
            </w:r>
          </w:p>
        </w:tc>
        <w:tc>
          <w:tcPr>
            <w:tcW w:w="651" w:type="dxa"/>
          </w:tcPr>
          <w:p w14:paraId="4A6B68FD"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960</w:t>
            </w:r>
          </w:p>
        </w:tc>
        <w:tc>
          <w:tcPr>
            <w:tcW w:w="775" w:type="dxa"/>
          </w:tcPr>
          <w:p w14:paraId="15A77DBE"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1040</w:t>
            </w:r>
          </w:p>
        </w:tc>
        <w:tc>
          <w:tcPr>
            <w:tcW w:w="990" w:type="dxa"/>
          </w:tcPr>
          <w:p w14:paraId="558F8E9B"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1.24</w:t>
            </w:r>
          </w:p>
        </w:tc>
        <w:tc>
          <w:tcPr>
            <w:tcW w:w="0" w:type="dxa"/>
          </w:tcPr>
          <w:p w14:paraId="7F5EAD11"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2.0</w:t>
            </w:r>
          </w:p>
        </w:tc>
        <w:tc>
          <w:tcPr>
            <w:tcW w:w="2410" w:type="dxa"/>
          </w:tcPr>
          <w:p w14:paraId="6E22606E" w14:textId="77777777" w:rsidR="00D07A6D" w:rsidRPr="00795EBF" w:rsidRDefault="008F4753"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7</w:t>
            </w:r>
            <w:r w:rsidR="00D07A6D" w:rsidRPr="00795EBF">
              <w:rPr>
                <w:rFonts w:asciiTheme="majorHAnsi" w:hAnsiTheme="majorHAnsi" w:cstheme="majorHAnsi"/>
                <w:sz w:val="20"/>
                <w:szCs w:val="20"/>
              </w:rPr>
              <w:t>%</w:t>
            </w:r>
          </w:p>
        </w:tc>
        <w:tc>
          <w:tcPr>
            <w:tcW w:w="2268" w:type="dxa"/>
          </w:tcPr>
          <w:p w14:paraId="37DA5485" w14:textId="77777777" w:rsidR="00D07A6D" w:rsidRPr="00795EBF" w:rsidRDefault="00D07A6D"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r w:rsidR="00675F01" w:rsidRPr="001C7829" w14:paraId="5BDA02B1" w14:textId="77777777" w:rsidTr="00795EBF">
        <w:tc>
          <w:tcPr>
            <w:cnfStyle w:val="001000000000" w:firstRow="0" w:lastRow="0" w:firstColumn="1" w:lastColumn="0" w:oddVBand="0" w:evenVBand="0" w:oddHBand="0" w:evenHBand="0" w:firstRowFirstColumn="0" w:firstRowLastColumn="0" w:lastRowFirstColumn="0" w:lastRowLastColumn="0"/>
            <w:tcW w:w="1080" w:type="dxa"/>
          </w:tcPr>
          <w:p w14:paraId="0B9C9AE0" w14:textId="77777777" w:rsidR="00D07A6D" w:rsidRPr="00795EBF" w:rsidRDefault="00D07A6D" w:rsidP="00D07A6D">
            <w:pPr>
              <w:rPr>
                <w:rFonts w:asciiTheme="majorHAnsi" w:hAnsiTheme="majorHAnsi" w:cstheme="majorHAnsi"/>
                <w:b w:val="0"/>
                <w:bCs w:val="0"/>
                <w:sz w:val="20"/>
                <w:szCs w:val="20"/>
              </w:rPr>
            </w:pPr>
            <w:r w:rsidRPr="00795EBF">
              <w:rPr>
                <w:rFonts w:asciiTheme="majorHAnsi" w:hAnsiTheme="majorHAnsi" w:cstheme="majorHAnsi"/>
                <w:sz w:val="20"/>
                <w:szCs w:val="20"/>
              </w:rPr>
              <w:t>Pan</w:t>
            </w:r>
          </w:p>
        </w:tc>
        <w:tc>
          <w:tcPr>
            <w:tcW w:w="0" w:type="dxa"/>
          </w:tcPr>
          <w:p w14:paraId="11EE4DA2"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450</w:t>
            </w:r>
          </w:p>
        </w:tc>
        <w:tc>
          <w:tcPr>
            <w:tcW w:w="775" w:type="dxa"/>
          </w:tcPr>
          <w:p w14:paraId="7E24F38C"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900</w:t>
            </w:r>
          </w:p>
        </w:tc>
        <w:tc>
          <w:tcPr>
            <w:tcW w:w="990" w:type="dxa"/>
          </w:tcPr>
          <w:p w14:paraId="6AA04ECC"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0.30</w:t>
            </w:r>
          </w:p>
        </w:tc>
        <w:tc>
          <w:tcPr>
            <w:tcW w:w="1035" w:type="dxa"/>
          </w:tcPr>
          <w:p w14:paraId="22FBDB93"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0.50</w:t>
            </w:r>
          </w:p>
        </w:tc>
        <w:tc>
          <w:tcPr>
            <w:tcW w:w="2410" w:type="dxa"/>
          </w:tcPr>
          <w:p w14:paraId="33236CB9" w14:textId="77777777" w:rsidR="00D07A6D" w:rsidRPr="00795EBF" w:rsidRDefault="008F4753"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w:t>
            </w:r>
          </w:p>
        </w:tc>
        <w:tc>
          <w:tcPr>
            <w:tcW w:w="2268" w:type="dxa"/>
          </w:tcPr>
          <w:p w14:paraId="710EB245" w14:textId="77777777" w:rsidR="00D07A6D" w:rsidRPr="00795EBF" w:rsidRDefault="00D07A6D"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sz w:val="20"/>
                <w:szCs w:val="20"/>
              </w:rPr>
              <w:t>3.5</w:t>
            </w:r>
          </w:p>
        </w:tc>
      </w:tr>
    </w:tbl>
    <w:p w14:paraId="55A6236E" w14:textId="1E869104" w:rsidR="00DD4123" w:rsidRDefault="00DD4123" w:rsidP="004C4196">
      <w:pPr>
        <w:rPr>
          <w:rFonts w:asciiTheme="majorHAnsi" w:hAnsiTheme="majorHAnsi" w:cstheme="majorHAnsi"/>
        </w:rPr>
      </w:pPr>
    </w:p>
    <w:p w14:paraId="2B760013" w14:textId="68EDA687" w:rsidR="001C7829" w:rsidRDefault="001C7829" w:rsidP="004C4196">
      <w:pPr>
        <w:rPr>
          <w:rFonts w:asciiTheme="majorHAnsi" w:hAnsiTheme="majorHAnsi" w:cstheme="majorHAnsi"/>
        </w:rPr>
      </w:pPr>
    </w:p>
    <w:p w14:paraId="001A69C8" w14:textId="1058BDE1" w:rsidR="001C7829" w:rsidRDefault="001C7829" w:rsidP="004C4196">
      <w:pPr>
        <w:rPr>
          <w:rFonts w:asciiTheme="majorHAnsi" w:hAnsiTheme="majorHAnsi" w:cstheme="majorHAnsi"/>
        </w:rPr>
      </w:pPr>
    </w:p>
    <w:p w14:paraId="37791843" w14:textId="3BA49B09" w:rsidR="001C7829" w:rsidRDefault="001C7829" w:rsidP="004C4196">
      <w:pPr>
        <w:rPr>
          <w:rFonts w:asciiTheme="majorHAnsi" w:hAnsiTheme="majorHAnsi" w:cstheme="majorHAnsi"/>
        </w:rPr>
      </w:pPr>
    </w:p>
    <w:p w14:paraId="34DC8C60" w14:textId="77777777" w:rsidR="001C7829" w:rsidRPr="00795EBF" w:rsidRDefault="001C7829" w:rsidP="004C4196">
      <w:pPr>
        <w:rPr>
          <w:rFonts w:asciiTheme="majorHAnsi" w:hAnsiTheme="majorHAnsi" w:cstheme="majorHAnsi"/>
        </w:rPr>
      </w:pPr>
    </w:p>
    <w:p w14:paraId="42F6821D" w14:textId="77777777" w:rsidR="000A18E0" w:rsidRDefault="000A18E0" w:rsidP="0011240A">
      <w:pPr>
        <w:rPr>
          <w:rFonts w:asciiTheme="majorHAnsi" w:hAnsiTheme="majorHAnsi" w:cstheme="majorHAnsi"/>
          <w:lang w:val="fr-CA"/>
        </w:rPr>
      </w:pPr>
    </w:p>
    <w:p w14:paraId="1F175D95" w14:textId="77777777" w:rsidR="008C437C" w:rsidRPr="00795EBF" w:rsidRDefault="008C437C" w:rsidP="00D742D1">
      <w:pPr>
        <w:rPr>
          <w:rFonts w:asciiTheme="majorHAnsi" w:hAnsiTheme="majorHAnsi" w:cstheme="majorHAnsi"/>
          <w:lang w:val="fr-CA"/>
        </w:rPr>
      </w:pPr>
    </w:p>
    <w:p w14:paraId="6164128E" w14:textId="77777777" w:rsidR="00641656" w:rsidRPr="00795EBF" w:rsidRDefault="00641656" w:rsidP="0011240A">
      <w:pPr>
        <w:rPr>
          <w:rFonts w:asciiTheme="majorHAnsi" w:hAnsiTheme="majorHAnsi" w:cstheme="majorHAnsi"/>
          <w:lang w:val="en-CA"/>
        </w:rPr>
      </w:pPr>
    </w:p>
    <w:p w14:paraId="34B9DBF4" w14:textId="441031D3" w:rsidR="0011240A" w:rsidRDefault="0011240A">
      <w:pPr>
        <w:pStyle w:val="Heading3"/>
      </w:pPr>
      <w:r>
        <w:lastRenderedPageBreak/>
        <w:t xml:space="preserve"> S2 MSI Imagery</w:t>
      </w:r>
    </w:p>
    <w:p w14:paraId="3C545214" w14:textId="77777777" w:rsidR="00641656" w:rsidRPr="00641656" w:rsidRDefault="00641656"/>
    <w:p w14:paraId="4FFDFCCD" w14:textId="77777777" w:rsidR="0011240A" w:rsidRPr="00795EBF" w:rsidRDefault="0011240A" w:rsidP="00795EBF">
      <w:pPr>
        <w:spacing w:line="360" w:lineRule="auto"/>
        <w:rPr>
          <w:rFonts w:asciiTheme="majorHAnsi" w:hAnsiTheme="majorHAnsi" w:cstheme="majorHAnsi"/>
        </w:rPr>
      </w:pPr>
    </w:p>
    <w:p w14:paraId="45A2A529" w14:textId="1ACB00D5" w:rsidR="0011240A" w:rsidRDefault="0011240A" w:rsidP="00795EBF">
      <w:pPr>
        <w:widowControl w:val="0"/>
        <w:spacing w:after="160" w:line="360" w:lineRule="auto"/>
      </w:pPr>
      <w:r w:rsidRPr="00795EBF">
        <w:rPr>
          <w:rFonts w:asciiTheme="majorHAnsi" w:eastAsia="Calibri" w:hAnsiTheme="majorHAnsi" w:cstheme="majorHAnsi"/>
        </w:rPr>
        <w:t>Level</w:t>
      </w:r>
      <w:r w:rsidR="009E49E5">
        <w:rPr>
          <w:rFonts w:asciiTheme="majorHAnsi" w:eastAsia="Calibri" w:hAnsiTheme="majorHAnsi" w:cstheme="majorHAnsi"/>
        </w:rPr>
        <w:t xml:space="preserve"> </w:t>
      </w:r>
      <w:r w:rsidRPr="00795EBF">
        <w:rPr>
          <w:rFonts w:asciiTheme="majorHAnsi" w:eastAsia="Calibri" w:hAnsiTheme="majorHAnsi" w:cstheme="majorHAnsi"/>
        </w:rPr>
        <w:t xml:space="preserve">1C </w:t>
      </w:r>
      <w:r w:rsidR="00B62D25" w:rsidRPr="001C7829">
        <w:rPr>
          <w:rFonts w:asciiTheme="majorHAnsi" w:eastAsia="Calibri" w:hAnsiTheme="majorHAnsi" w:cstheme="majorHAnsi"/>
        </w:rPr>
        <w:t>(L1</w:t>
      </w:r>
      <w:r w:rsidR="001C7829" w:rsidRPr="00795EBF">
        <w:rPr>
          <w:rFonts w:asciiTheme="majorHAnsi" w:eastAsia="Calibri" w:hAnsiTheme="majorHAnsi" w:cstheme="majorHAnsi"/>
        </w:rPr>
        <w:t>c</w:t>
      </w:r>
      <w:r w:rsidR="00B62D25" w:rsidRPr="001C7829">
        <w:rPr>
          <w:rFonts w:asciiTheme="majorHAnsi" w:eastAsia="Calibri" w:hAnsiTheme="majorHAnsi" w:cstheme="majorHAnsi"/>
        </w:rPr>
        <w:t xml:space="preserve">) </w:t>
      </w:r>
      <w:r w:rsidRPr="00795EBF">
        <w:rPr>
          <w:rFonts w:asciiTheme="majorHAnsi" w:eastAsia="Calibri" w:hAnsiTheme="majorHAnsi" w:cstheme="majorHAnsi"/>
        </w:rPr>
        <w:t>orthorectified Top-Of-Atmosphere (TOA) S2</w:t>
      </w:r>
      <w:r w:rsidR="001C7829" w:rsidRPr="00795EBF">
        <w:rPr>
          <w:rFonts w:asciiTheme="majorHAnsi" w:eastAsia="Calibri" w:hAnsiTheme="majorHAnsi" w:cstheme="majorHAnsi"/>
        </w:rPr>
        <w:t>a</w:t>
      </w:r>
      <w:r w:rsidRPr="00795EBF">
        <w:rPr>
          <w:rFonts w:asciiTheme="majorHAnsi" w:eastAsia="Calibri" w:hAnsiTheme="majorHAnsi" w:cstheme="majorHAnsi"/>
        </w:rPr>
        <w:t xml:space="preserve"> and S2</w:t>
      </w:r>
      <w:r w:rsidR="001C7829" w:rsidRPr="00795EBF">
        <w:rPr>
          <w:rFonts w:asciiTheme="majorHAnsi" w:eastAsia="Calibri" w:hAnsiTheme="majorHAnsi" w:cstheme="majorHAnsi"/>
        </w:rPr>
        <w:t>b</w:t>
      </w:r>
      <w:r w:rsidRPr="00795EBF">
        <w:rPr>
          <w:rFonts w:asciiTheme="majorHAnsi" w:eastAsia="Calibri" w:hAnsiTheme="majorHAnsi" w:cstheme="majorHAnsi"/>
        </w:rPr>
        <w:t xml:space="preserve"> MSI reflectance data produced by the European Space Agency </w:t>
      </w:r>
      <w:r w:rsidR="00675F01" w:rsidRPr="001C7829">
        <w:rPr>
          <w:rFonts w:asciiTheme="majorHAnsi" w:eastAsia="Calibri" w:hAnsiTheme="majorHAnsi" w:cstheme="majorHAnsi"/>
        </w:rPr>
        <w:t>(</w:t>
      </w:r>
      <w:hyperlink r:id="rId23" w:tgtFrame="_blank" w:history="1">
        <w:r w:rsidR="001C7829" w:rsidRPr="00795EBF">
          <w:rPr>
            <w:rStyle w:val="Hyperlink"/>
            <w:rFonts w:asciiTheme="majorHAnsi" w:hAnsiTheme="majorHAnsi" w:cstheme="majorHAnsi"/>
            <w:color w:val="auto"/>
            <w:u w:val="none"/>
            <w:shd w:val="clear" w:color="auto" w:fill="FFFFFF"/>
          </w:rPr>
          <w:t>doi</w:t>
        </w:r>
        <w:r w:rsidR="00A06D83" w:rsidRPr="00795EBF">
          <w:rPr>
            <w:rStyle w:val="Hyperlink"/>
            <w:rFonts w:asciiTheme="majorHAnsi" w:hAnsiTheme="majorHAnsi" w:cstheme="majorHAnsi"/>
            <w:color w:val="auto"/>
            <w:u w:val="none"/>
            <w:shd w:val="clear" w:color="auto" w:fill="FFFFFF"/>
          </w:rPr>
          <w:t>: /10.5066/F76W992G</w:t>
        </w:r>
      </w:hyperlink>
      <w:r w:rsidR="00675F01" w:rsidRPr="001C7829">
        <w:rPr>
          <w:rFonts w:asciiTheme="majorHAnsi" w:eastAsia="Calibri" w:hAnsiTheme="majorHAnsi" w:cstheme="majorHAnsi"/>
        </w:rPr>
        <w:t xml:space="preserve">) </w:t>
      </w:r>
      <w:r w:rsidRPr="00795EBF">
        <w:rPr>
          <w:rFonts w:asciiTheme="majorHAnsi" w:eastAsia="Calibri" w:hAnsiTheme="majorHAnsi" w:cstheme="majorHAnsi"/>
        </w:rPr>
        <w:t>were accessed from the United States Geological Survey mirror archive</w:t>
      </w:r>
      <w:r w:rsidR="00BC2AFD" w:rsidRPr="001C7829">
        <w:rPr>
          <w:rFonts w:asciiTheme="majorHAnsi" w:eastAsia="Calibri" w:hAnsiTheme="majorHAnsi" w:cstheme="majorHAnsi"/>
        </w:rPr>
        <w:t xml:space="preserve"> (</w:t>
      </w:r>
      <w:hyperlink r:id="rId24" w:history="1">
        <w:r w:rsidR="001E3183" w:rsidRPr="00F40CBD">
          <w:rPr>
            <w:rStyle w:val="Hyperlink"/>
            <w:rFonts w:asciiTheme="majorHAnsi" w:eastAsia="Calibri" w:hAnsiTheme="majorHAnsi" w:cstheme="majorHAnsi"/>
          </w:rPr>
          <w:t>https://www.usgs.gov/centers/eros/science/usgs-eros-archive-sentinel-2?qt-science_center_objects=0#qt-science_center_objects</w:t>
        </w:r>
      </w:hyperlink>
      <w:r w:rsidR="001E3183">
        <w:rPr>
          <w:rFonts w:asciiTheme="majorHAnsi" w:eastAsia="Calibri" w:hAnsiTheme="majorHAnsi" w:cstheme="majorHAnsi"/>
        </w:rPr>
        <w:t xml:space="preserve"> accessed on August 19, 2021</w:t>
      </w:r>
      <w:r w:rsidR="00BC2AFD" w:rsidRPr="001C7829">
        <w:rPr>
          <w:rFonts w:asciiTheme="majorHAnsi" w:eastAsia="Calibri" w:hAnsiTheme="majorHAnsi" w:cstheme="majorHAnsi"/>
        </w:rPr>
        <w:t>)</w:t>
      </w:r>
      <w:r w:rsidRPr="00795EBF">
        <w:rPr>
          <w:rFonts w:asciiTheme="majorHAnsi" w:eastAsia="Calibri" w:hAnsiTheme="majorHAnsi" w:cstheme="majorHAnsi"/>
        </w:rPr>
        <w:t xml:space="preserve">. </w:t>
      </w:r>
      <w:r w:rsidRPr="00795EBF">
        <w:rPr>
          <w:rFonts w:asciiTheme="majorHAnsi" w:hAnsiTheme="majorHAnsi" w:cstheme="majorHAnsi"/>
        </w:rPr>
        <w:t>The data correspond to the original Standard Archive Format for Europe data format with a radiometric uncertainty of</w:t>
      </w:r>
      <w:r w:rsidRPr="00795EBF">
        <w:rPr>
          <w:rFonts w:asciiTheme="majorHAnsi" w:eastAsia="Calibri" w:hAnsiTheme="majorHAnsi" w:cstheme="majorHAnsi"/>
        </w:rPr>
        <w:t xml:space="preserve"> &lt;5% </w:t>
      </w:r>
      <w:r w:rsidR="001C7829" w:rsidRPr="00795EBF">
        <w:rPr>
          <w:rFonts w:asciiTheme="majorHAnsi" w:eastAsia="Calibri" w:hAnsiTheme="majorHAnsi" w:cstheme="majorHAnsi"/>
        </w:rPr>
        <w:t>(</w:t>
      </w:r>
      <w:r w:rsidRPr="00795EBF">
        <w:rPr>
          <w:rFonts w:asciiTheme="majorHAnsi" w:eastAsia="Calibri" w:hAnsiTheme="majorHAnsi" w:cstheme="majorHAnsi"/>
        </w:rPr>
        <w:t>+/-2%</w:t>
      </w:r>
      <w:r w:rsidR="001C7829" w:rsidRPr="00795EBF">
        <w:rPr>
          <w:rFonts w:asciiTheme="majorHAnsi" w:eastAsia="Calibri" w:hAnsiTheme="majorHAnsi" w:cstheme="majorHAnsi"/>
        </w:rPr>
        <w:t>)</w:t>
      </w:r>
      <w:r w:rsidR="00717EF8" w:rsidRPr="001C7829">
        <w:rPr>
          <w:rFonts w:asciiTheme="majorHAnsi" w:eastAsia="Calibri" w:hAnsiTheme="majorHAnsi" w:cstheme="majorHAnsi"/>
        </w:rPr>
        <w:t xml:space="preserve"> </w:t>
      </w:r>
      <w:r w:rsidRPr="00795EBF">
        <w:rPr>
          <w:rFonts w:asciiTheme="majorHAnsi" w:eastAsia="Calibri" w:hAnsiTheme="majorHAnsi" w:cstheme="majorHAnsi"/>
        </w:rPr>
        <w:t>excluding Band 10</w:t>
      </w:r>
      <w:r w:rsidR="00DC3DF7" w:rsidRPr="00795EBF">
        <w:rPr>
          <w:rFonts w:asciiTheme="majorHAnsi" w:eastAsia="Calibri" w:hAnsiTheme="majorHAnsi" w:cstheme="majorHAnsi"/>
        </w:rPr>
        <w:t xml:space="preserve"> (</w:t>
      </w:r>
      <w:r w:rsidR="00DC3DF7" w:rsidRPr="001C7829">
        <w:rPr>
          <w:rFonts w:asciiTheme="majorHAnsi" w:eastAsia="Calibri" w:hAnsiTheme="majorHAnsi" w:cstheme="majorHAnsi"/>
        </w:rPr>
        <w:t>Gascon</w:t>
      </w:r>
      <w:r w:rsidR="00DC3DF7" w:rsidRPr="00795EBF">
        <w:rPr>
          <w:rFonts w:asciiTheme="majorHAnsi" w:eastAsia="Calibri" w:hAnsiTheme="majorHAnsi" w:cstheme="majorHAnsi"/>
        </w:rPr>
        <w:t xml:space="preserve"> et al.</w:t>
      </w:r>
      <w:r w:rsidR="00A06D83" w:rsidRPr="001C7829">
        <w:rPr>
          <w:rFonts w:asciiTheme="majorHAnsi" w:eastAsia="Calibri" w:hAnsiTheme="majorHAnsi" w:cstheme="majorHAnsi"/>
        </w:rPr>
        <w:t>, 2017</w:t>
      </w:r>
      <w:r w:rsidR="00DC3DF7" w:rsidRPr="00795EBF">
        <w:rPr>
          <w:rFonts w:asciiTheme="majorHAnsi" w:eastAsia="Calibri" w:hAnsiTheme="majorHAnsi" w:cstheme="majorHAnsi"/>
        </w:rPr>
        <w:t>)</w:t>
      </w:r>
      <w:r w:rsidRPr="00795EBF">
        <w:rPr>
          <w:rFonts w:asciiTheme="majorHAnsi" w:eastAsia="Calibri" w:hAnsiTheme="majorHAnsi" w:cstheme="majorHAnsi"/>
        </w:rPr>
        <w:t xml:space="preserve">. The </w:t>
      </w:r>
      <w:r w:rsidR="00641656" w:rsidRPr="00795EBF">
        <w:rPr>
          <w:rFonts w:asciiTheme="majorHAnsi" w:eastAsia="Calibri" w:hAnsiTheme="majorHAnsi" w:cstheme="majorHAnsi"/>
        </w:rPr>
        <w:t>geolocation</w:t>
      </w:r>
      <w:r w:rsidRPr="00795EBF">
        <w:rPr>
          <w:rFonts w:asciiTheme="majorHAnsi" w:eastAsia="Calibri" w:hAnsiTheme="majorHAnsi" w:cstheme="majorHAnsi"/>
        </w:rPr>
        <w:t xml:space="preserve"> uncertainty is </w:t>
      </w:r>
      <w:r w:rsidR="0074757F" w:rsidRPr="001C7829">
        <w:rPr>
          <w:rFonts w:asciiTheme="majorHAnsi" w:eastAsia="Calibri" w:hAnsiTheme="majorHAnsi" w:cstheme="majorHAnsi"/>
        </w:rPr>
        <w:t xml:space="preserve">&lt;11m at 95.5% confidence </w:t>
      </w:r>
      <w:r w:rsidR="00641656" w:rsidRPr="00795EBF">
        <w:rPr>
          <w:rFonts w:asciiTheme="majorHAnsi" w:eastAsia="Calibri" w:hAnsiTheme="majorHAnsi" w:cstheme="majorHAnsi"/>
        </w:rPr>
        <w:t>with a band</w:t>
      </w:r>
      <w:r w:rsidR="000A18E0">
        <w:rPr>
          <w:rFonts w:asciiTheme="majorHAnsi" w:eastAsia="Calibri" w:hAnsiTheme="majorHAnsi" w:cstheme="majorHAnsi"/>
        </w:rPr>
        <w:t>-</w:t>
      </w:r>
      <w:r w:rsidR="00641656" w:rsidRPr="00795EBF">
        <w:rPr>
          <w:rFonts w:asciiTheme="majorHAnsi" w:eastAsia="Calibri" w:hAnsiTheme="majorHAnsi" w:cstheme="majorHAnsi"/>
        </w:rPr>
        <w:t>to</w:t>
      </w:r>
      <w:r w:rsidR="000A18E0">
        <w:rPr>
          <w:rFonts w:asciiTheme="majorHAnsi" w:eastAsia="Calibri" w:hAnsiTheme="majorHAnsi" w:cstheme="majorHAnsi"/>
        </w:rPr>
        <w:t>-</w:t>
      </w:r>
      <w:r w:rsidR="00641656" w:rsidRPr="00795EBF">
        <w:rPr>
          <w:rFonts w:asciiTheme="majorHAnsi" w:eastAsia="Calibri" w:hAnsiTheme="majorHAnsi" w:cstheme="majorHAnsi"/>
        </w:rPr>
        <w:t>band co</w:t>
      </w:r>
      <w:r w:rsidR="00FC0116">
        <w:rPr>
          <w:rFonts w:asciiTheme="majorHAnsi" w:eastAsia="Calibri" w:hAnsiTheme="majorHAnsi" w:cstheme="majorHAnsi"/>
        </w:rPr>
        <w:t>-</w:t>
      </w:r>
      <w:r w:rsidR="00641656" w:rsidRPr="00795EBF">
        <w:rPr>
          <w:rFonts w:asciiTheme="majorHAnsi" w:eastAsia="Calibri" w:hAnsiTheme="majorHAnsi" w:cstheme="majorHAnsi"/>
        </w:rPr>
        <w:t xml:space="preserve">registration uncertainty of </w:t>
      </w:r>
      <w:r w:rsidR="0074757F" w:rsidRPr="001C7829">
        <w:rPr>
          <w:rFonts w:asciiTheme="majorHAnsi" w:eastAsia="Calibri" w:hAnsiTheme="majorHAnsi" w:cstheme="majorHAnsi"/>
        </w:rPr>
        <w:t>&lt;0.3 pixels at 99.7% confidence (Clerc et al., 202</w:t>
      </w:r>
      <w:r w:rsidR="00A06D83" w:rsidRPr="001C7829">
        <w:rPr>
          <w:rFonts w:asciiTheme="majorHAnsi" w:eastAsia="Calibri" w:hAnsiTheme="majorHAnsi" w:cstheme="majorHAnsi"/>
        </w:rPr>
        <w:t>0</w:t>
      </w:r>
      <w:r w:rsidRPr="00795EBF">
        <w:rPr>
          <w:rFonts w:asciiTheme="majorHAnsi" w:eastAsia="Calibri" w:hAnsiTheme="majorHAnsi" w:cstheme="majorHAnsi"/>
        </w:rPr>
        <w:t>). However, there is a bias in spatial uncertainty of ~5m S</w:t>
      </w:r>
      <w:r w:rsidR="008C437C">
        <w:rPr>
          <w:rFonts w:asciiTheme="majorHAnsi" w:eastAsia="Calibri" w:hAnsiTheme="majorHAnsi" w:cstheme="majorHAnsi"/>
        </w:rPr>
        <w:t>outh</w:t>
      </w:r>
      <w:r w:rsidR="006550C0">
        <w:rPr>
          <w:rFonts w:asciiTheme="majorHAnsi" w:eastAsia="Calibri" w:hAnsiTheme="majorHAnsi" w:cstheme="majorHAnsi"/>
        </w:rPr>
        <w:t>/</w:t>
      </w:r>
      <w:r w:rsidRPr="00795EBF">
        <w:rPr>
          <w:rFonts w:asciiTheme="majorHAnsi" w:eastAsia="Calibri" w:hAnsiTheme="majorHAnsi" w:cstheme="majorHAnsi"/>
        </w:rPr>
        <w:t>N</w:t>
      </w:r>
      <w:r w:rsidR="008C437C">
        <w:rPr>
          <w:rFonts w:asciiTheme="majorHAnsi" w:eastAsia="Calibri" w:hAnsiTheme="majorHAnsi" w:cstheme="majorHAnsi"/>
        </w:rPr>
        <w:t>orth</w:t>
      </w:r>
      <w:r w:rsidRPr="00795EBF">
        <w:rPr>
          <w:rFonts w:asciiTheme="majorHAnsi" w:eastAsia="Calibri" w:hAnsiTheme="majorHAnsi" w:cstheme="majorHAnsi"/>
        </w:rPr>
        <w:t xml:space="preserve"> fo</w:t>
      </w:r>
      <w:r w:rsidR="0074757F" w:rsidRPr="001C7829">
        <w:rPr>
          <w:rFonts w:asciiTheme="majorHAnsi" w:eastAsia="Calibri" w:hAnsiTheme="majorHAnsi" w:cstheme="majorHAnsi"/>
        </w:rPr>
        <w:t>r northern</w:t>
      </w:r>
      <w:r w:rsidR="006550C0">
        <w:rPr>
          <w:rFonts w:asciiTheme="majorHAnsi" w:eastAsia="Calibri" w:hAnsiTheme="majorHAnsi" w:cstheme="majorHAnsi"/>
        </w:rPr>
        <w:t>/</w:t>
      </w:r>
      <w:r w:rsidR="0074757F" w:rsidRPr="001C7829">
        <w:rPr>
          <w:rFonts w:asciiTheme="majorHAnsi" w:eastAsia="Calibri" w:hAnsiTheme="majorHAnsi" w:cstheme="majorHAnsi"/>
        </w:rPr>
        <w:t>southern latitudes (</w:t>
      </w:r>
      <w:r w:rsidR="0074757F" w:rsidRPr="001C7829">
        <w:rPr>
          <w:rFonts w:asciiTheme="majorHAnsi" w:hAnsiTheme="majorHAnsi" w:cstheme="majorHAnsi"/>
        </w:rPr>
        <w:t>Vajsová and Aastrand</w:t>
      </w:r>
      <w:r w:rsidR="00A06D83" w:rsidRPr="001C7829">
        <w:rPr>
          <w:rFonts w:asciiTheme="majorHAnsi" w:hAnsiTheme="majorHAnsi" w:cstheme="majorHAnsi"/>
        </w:rPr>
        <w:t>,</w:t>
      </w:r>
      <w:r w:rsidR="0074757F" w:rsidRPr="001C7829">
        <w:rPr>
          <w:rFonts w:asciiTheme="majorHAnsi" w:hAnsiTheme="majorHAnsi" w:cstheme="majorHAnsi"/>
        </w:rPr>
        <w:t xml:space="preserve"> 2015</w:t>
      </w:r>
      <w:r w:rsidR="0074757F" w:rsidRPr="001C7829">
        <w:rPr>
          <w:rFonts w:asciiTheme="majorHAnsi" w:eastAsia="Calibri" w:hAnsiTheme="majorHAnsi" w:cstheme="majorHAnsi"/>
        </w:rPr>
        <w:t>).</w:t>
      </w:r>
    </w:p>
    <w:p w14:paraId="0F8BC0D9" w14:textId="77777777" w:rsidR="0011240A" w:rsidRPr="00795EBF" w:rsidRDefault="0011240A" w:rsidP="0011240A">
      <w:pPr>
        <w:rPr>
          <w:rFonts w:asciiTheme="majorHAnsi" w:hAnsiTheme="majorHAnsi" w:cstheme="majorHAnsi"/>
        </w:rPr>
      </w:pPr>
    </w:p>
    <w:p w14:paraId="6327329D" w14:textId="12CFDEA8" w:rsidR="0011240A" w:rsidRPr="00795EBF" w:rsidRDefault="0011240A" w:rsidP="0011240A">
      <w:pPr>
        <w:pStyle w:val="Caption"/>
        <w:keepNext/>
        <w:rPr>
          <w:rFonts w:asciiTheme="majorHAnsi" w:hAnsiTheme="majorHAnsi" w:cstheme="majorHAnsi"/>
          <w:i w:val="0"/>
          <w:color w:val="auto"/>
          <w:sz w:val="22"/>
          <w:szCs w:val="22"/>
        </w:rPr>
      </w:pPr>
      <w:bookmarkStart w:id="10" w:name="_Ref71040404"/>
      <w:commentRangeStart w:id="11"/>
      <w:r w:rsidRPr="00795EBF">
        <w:rPr>
          <w:rFonts w:asciiTheme="majorHAnsi" w:hAnsiTheme="majorHAnsi" w:cstheme="majorHAnsi"/>
          <w:i w:val="0"/>
          <w:color w:val="auto"/>
          <w:sz w:val="22"/>
          <w:szCs w:val="22"/>
        </w:rPr>
        <w:t xml:space="preserve">Table </w:t>
      </w:r>
      <w:r w:rsidRPr="00795EBF">
        <w:rPr>
          <w:rFonts w:asciiTheme="majorHAnsi" w:hAnsiTheme="majorHAnsi" w:cstheme="majorHAnsi"/>
          <w:i w:val="0"/>
          <w:color w:val="auto"/>
          <w:sz w:val="22"/>
          <w:szCs w:val="22"/>
        </w:rPr>
        <w:fldChar w:fldCharType="begin"/>
      </w:r>
      <w:r w:rsidRPr="00795EBF">
        <w:rPr>
          <w:rFonts w:asciiTheme="majorHAnsi" w:hAnsiTheme="majorHAnsi" w:cstheme="majorHAnsi"/>
          <w:i w:val="0"/>
          <w:color w:val="auto"/>
          <w:sz w:val="22"/>
          <w:szCs w:val="22"/>
        </w:rPr>
        <w:instrText xml:space="preserve"> SEQ Table \* ARABIC </w:instrText>
      </w:r>
      <w:r w:rsidRPr="00795EBF">
        <w:rPr>
          <w:rFonts w:asciiTheme="majorHAnsi" w:hAnsiTheme="majorHAnsi" w:cstheme="majorHAnsi"/>
          <w:i w:val="0"/>
          <w:color w:val="auto"/>
          <w:sz w:val="22"/>
          <w:szCs w:val="22"/>
        </w:rPr>
        <w:fldChar w:fldCharType="separate"/>
      </w:r>
      <w:r w:rsidR="00F628C3" w:rsidRPr="00027A56">
        <w:rPr>
          <w:rFonts w:asciiTheme="majorHAnsi" w:hAnsiTheme="majorHAnsi" w:cstheme="majorHAnsi"/>
          <w:i w:val="0"/>
          <w:noProof/>
          <w:color w:val="auto"/>
          <w:sz w:val="22"/>
          <w:szCs w:val="22"/>
        </w:rPr>
        <w:t>5</w:t>
      </w:r>
      <w:r w:rsidRPr="00795EBF">
        <w:rPr>
          <w:rFonts w:asciiTheme="majorHAnsi" w:hAnsiTheme="majorHAnsi" w:cstheme="majorHAnsi"/>
          <w:i w:val="0"/>
          <w:color w:val="auto"/>
          <w:sz w:val="22"/>
          <w:szCs w:val="22"/>
        </w:rPr>
        <w:fldChar w:fldCharType="end"/>
      </w:r>
      <w:bookmarkEnd w:id="10"/>
      <w:commentRangeEnd w:id="11"/>
      <w:r w:rsidR="00B01C7E">
        <w:rPr>
          <w:rStyle w:val="CommentReference"/>
          <w:i w:val="0"/>
          <w:iCs w:val="0"/>
          <w:color w:val="auto"/>
        </w:rPr>
        <w:commentReference w:id="11"/>
      </w:r>
      <w:r w:rsidRPr="00795EBF">
        <w:rPr>
          <w:rFonts w:asciiTheme="majorHAnsi" w:hAnsiTheme="majorHAnsi" w:cstheme="majorHAnsi"/>
          <w:i w:val="0"/>
          <w:color w:val="auto"/>
          <w:sz w:val="22"/>
          <w:szCs w:val="22"/>
        </w:rPr>
        <w:t xml:space="preserve">.  </w:t>
      </w:r>
      <w:r w:rsidRPr="00027A56">
        <w:rPr>
          <w:rFonts w:asciiTheme="majorHAnsi" w:hAnsiTheme="majorHAnsi" w:cstheme="majorHAnsi"/>
          <w:i w:val="0"/>
          <w:color w:val="auto"/>
          <w:sz w:val="22"/>
          <w:szCs w:val="22"/>
        </w:rPr>
        <w:t>Study site data</w:t>
      </w:r>
      <w:r w:rsidR="0027134D">
        <w:rPr>
          <w:rFonts w:asciiTheme="majorHAnsi" w:hAnsiTheme="majorHAnsi" w:cstheme="majorHAnsi"/>
          <w:i w:val="0"/>
          <w:color w:val="auto"/>
          <w:sz w:val="22"/>
          <w:szCs w:val="22"/>
        </w:rPr>
        <w:t xml:space="preserve"> </w:t>
      </w:r>
      <w:r w:rsidR="00233139">
        <w:rPr>
          <w:rFonts w:asciiTheme="majorHAnsi" w:hAnsiTheme="majorHAnsi" w:cstheme="majorHAnsi"/>
          <w:i w:val="0"/>
          <w:color w:val="auto"/>
          <w:sz w:val="22"/>
          <w:szCs w:val="22"/>
        </w:rPr>
        <w:t>(</w:t>
      </w:r>
      <w:r w:rsidRPr="00027A56">
        <w:rPr>
          <w:rFonts w:asciiTheme="majorHAnsi" w:hAnsiTheme="majorHAnsi" w:cstheme="majorHAnsi"/>
          <w:i w:val="0"/>
          <w:color w:val="auto"/>
          <w:sz w:val="22"/>
          <w:szCs w:val="22"/>
        </w:rPr>
        <w:t>Ecozone taken from E</w:t>
      </w:r>
      <w:r w:rsidR="00027A56" w:rsidRPr="00027A56">
        <w:rPr>
          <w:rFonts w:asciiTheme="majorHAnsi" w:hAnsiTheme="majorHAnsi" w:cstheme="majorHAnsi"/>
          <w:i w:val="0"/>
          <w:color w:val="auto"/>
          <w:sz w:val="22"/>
          <w:szCs w:val="22"/>
        </w:rPr>
        <w:t>cological Stratification Working Group, 1996</w:t>
      </w:r>
      <w:r w:rsidR="00233139">
        <w:rPr>
          <w:rFonts w:asciiTheme="majorHAnsi" w:hAnsiTheme="majorHAnsi" w:cstheme="majorHAnsi"/>
          <w:i w:val="0"/>
          <w:color w:val="auto"/>
          <w:sz w:val="22"/>
          <w:szCs w:val="22"/>
        </w:rPr>
        <w:t>,</w:t>
      </w:r>
      <w:r w:rsidRPr="00027A56">
        <w:rPr>
          <w:rFonts w:asciiTheme="majorHAnsi" w:hAnsiTheme="majorHAnsi" w:cstheme="majorHAnsi"/>
          <w:i w:val="0"/>
          <w:color w:val="auto"/>
          <w:sz w:val="22"/>
          <w:szCs w:val="22"/>
        </w:rPr>
        <w:t xml:space="preserve"> Landcover taken from </w:t>
      </w:r>
      <w:r w:rsidR="00027A56" w:rsidRPr="00795EBF">
        <w:rPr>
          <w:rFonts w:asciiTheme="majorHAnsi" w:hAnsiTheme="majorHAnsi" w:cstheme="majorHAnsi"/>
          <w:i w:val="0"/>
          <w:color w:val="4C4C4C"/>
          <w:sz w:val="22"/>
          <w:szCs w:val="22"/>
          <w:shd w:val="clear" w:color="auto" w:fill="FFFFFF"/>
        </w:rPr>
        <w:t>Commission for Environmental Cooperation</w:t>
      </w:r>
      <w:r w:rsidRPr="00027A56">
        <w:rPr>
          <w:rFonts w:asciiTheme="majorHAnsi" w:hAnsiTheme="majorHAnsi" w:cstheme="majorHAnsi"/>
          <w:i w:val="0"/>
          <w:color w:val="auto"/>
          <w:sz w:val="22"/>
          <w:szCs w:val="22"/>
        </w:rPr>
        <w:t>, 2020</w:t>
      </w:r>
      <w:r w:rsidR="00233139">
        <w:rPr>
          <w:rFonts w:asciiTheme="majorHAnsi" w:hAnsiTheme="majorHAnsi" w:cstheme="majorHAnsi"/>
          <w:i w:val="0"/>
          <w:color w:val="auto"/>
          <w:sz w:val="22"/>
          <w:szCs w:val="22"/>
        </w:rPr>
        <w:t>)</w:t>
      </w:r>
    </w:p>
    <w:tbl>
      <w:tblPr>
        <w:tblStyle w:val="PlainTable1"/>
        <w:tblpPr w:leftFromText="181" w:rightFromText="181" w:vertAnchor="text" w:tblpY="1"/>
        <w:tblW w:w="0" w:type="auto"/>
        <w:tblLayout w:type="fixed"/>
        <w:tblLook w:val="04A0" w:firstRow="1" w:lastRow="0" w:firstColumn="1" w:lastColumn="0" w:noHBand="0" w:noVBand="1"/>
      </w:tblPr>
      <w:tblGrid>
        <w:gridCol w:w="1271"/>
        <w:gridCol w:w="709"/>
        <w:gridCol w:w="1417"/>
        <w:gridCol w:w="2127"/>
        <w:gridCol w:w="850"/>
        <w:gridCol w:w="1134"/>
        <w:gridCol w:w="1842"/>
      </w:tblGrid>
      <w:tr w:rsidR="000A18E0" w:rsidRPr="00027A56" w14:paraId="0DDE9CAF" w14:textId="77777777" w:rsidTr="00795EBF">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271" w:type="dxa"/>
            <w:shd w:val="clear" w:color="auto" w:fill="DBE5F1" w:themeFill="accent1" w:themeFillTint="33"/>
          </w:tcPr>
          <w:p w14:paraId="71CDA878" w14:textId="77777777" w:rsidR="0011240A" w:rsidRPr="00795EBF" w:rsidRDefault="0011240A" w:rsidP="00EA6D09">
            <w:pPr>
              <w:jc w:val="center"/>
              <w:rPr>
                <w:rFonts w:asciiTheme="majorHAnsi" w:hAnsiTheme="majorHAnsi" w:cstheme="majorHAnsi"/>
                <w:sz w:val="20"/>
                <w:szCs w:val="20"/>
              </w:rPr>
            </w:pPr>
            <w:r w:rsidRPr="00795EBF">
              <w:rPr>
                <w:rFonts w:asciiTheme="majorHAnsi" w:hAnsiTheme="majorHAnsi" w:cstheme="majorHAnsi"/>
                <w:color w:val="000000"/>
                <w:sz w:val="20"/>
                <w:szCs w:val="20"/>
              </w:rPr>
              <w:t>Site</w:t>
            </w:r>
          </w:p>
        </w:tc>
        <w:tc>
          <w:tcPr>
            <w:tcW w:w="709" w:type="dxa"/>
            <w:shd w:val="clear" w:color="auto" w:fill="DBE5F1" w:themeFill="accent1" w:themeFillTint="33"/>
          </w:tcPr>
          <w:p w14:paraId="35A11FC6" w14:textId="77777777" w:rsidR="0011240A" w:rsidRPr="00027A56" w:rsidRDefault="0011240A" w:rsidP="00EA6D0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795EBF">
              <w:rPr>
                <w:rFonts w:asciiTheme="majorHAnsi" w:hAnsiTheme="majorHAnsi" w:cstheme="majorHAnsi"/>
                <w:color w:val="000000"/>
                <w:sz w:val="20"/>
                <w:szCs w:val="20"/>
              </w:rPr>
              <w:t>Area</w:t>
            </w:r>
          </w:p>
          <w:p w14:paraId="79C4F1F6" w14:textId="014CCAF2" w:rsidR="0011240A" w:rsidRPr="00795EBF" w:rsidRDefault="0011240A" w:rsidP="00EA6D0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color w:val="000000"/>
                <w:sz w:val="20"/>
                <w:szCs w:val="20"/>
              </w:rPr>
              <w:t>km</w:t>
            </w:r>
            <w:r w:rsidRPr="00795EBF">
              <w:rPr>
                <w:rFonts w:asciiTheme="majorHAnsi" w:hAnsiTheme="majorHAnsi" w:cstheme="majorHAnsi"/>
                <w:color w:val="000000"/>
                <w:sz w:val="20"/>
                <w:szCs w:val="20"/>
                <w:vertAlign w:val="superscript"/>
              </w:rPr>
              <w:t>2</w:t>
            </w:r>
          </w:p>
        </w:tc>
        <w:tc>
          <w:tcPr>
            <w:tcW w:w="1417" w:type="dxa"/>
            <w:shd w:val="clear" w:color="auto" w:fill="DBE5F1" w:themeFill="accent1" w:themeFillTint="33"/>
          </w:tcPr>
          <w:p w14:paraId="138359A4" w14:textId="77777777" w:rsidR="0011240A" w:rsidRPr="00795EBF" w:rsidRDefault="0011240A" w:rsidP="00EA6D0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color w:val="000000"/>
                <w:sz w:val="20"/>
                <w:szCs w:val="20"/>
              </w:rPr>
              <w:t>WV3 ID</w:t>
            </w:r>
          </w:p>
        </w:tc>
        <w:tc>
          <w:tcPr>
            <w:tcW w:w="2127" w:type="dxa"/>
            <w:shd w:val="clear" w:color="auto" w:fill="DBE5F1" w:themeFill="accent1" w:themeFillTint="33"/>
          </w:tcPr>
          <w:p w14:paraId="31129204" w14:textId="77777777" w:rsidR="0011240A" w:rsidRPr="00795EBF" w:rsidRDefault="0011240A" w:rsidP="00EA6D0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color w:val="000000"/>
                <w:sz w:val="20"/>
                <w:szCs w:val="20"/>
              </w:rPr>
              <w:t>MSI ID</w:t>
            </w:r>
          </w:p>
        </w:tc>
        <w:tc>
          <w:tcPr>
            <w:tcW w:w="850" w:type="dxa"/>
            <w:shd w:val="clear" w:color="auto" w:fill="DBE5F1" w:themeFill="accent1" w:themeFillTint="33"/>
          </w:tcPr>
          <w:p w14:paraId="30786817" w14:textId="1EE01804" w:rsidR="0011240A" w:rsidRPr="00795EBF" w:rsidRDefault="0011240A" w:rsidP="000A18E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color w:val="000000"/>
                <w:sz w:val="20"/>
                <w:szCs w:val="20"/>
              </w:rPr>
              <w:t>WV3 View Zenit</w:t>
            </w:r>
            <w:r w:rsidR="00A06D83" w:rsidRPr="00795EBF">
              <w:rPr>
                <w:rFonts w:asciiTheme="majorHAnsi" w:hAnsiTheme="majorHAnsi" w:cstheme="majorHAnsi"/>
                <w:color w:val="000000"/>
                <w:sz w:val="20"/>
                <w:szCs w:val="20"/>
              </w:rPr>
              <w:t>h</w:t>
            </w:r>
            <w:r w:rsidRPr="00795EBF">
              <w:rPr>
                <w:rFonts w:asciiTheme="majorHAnsi" w:hAnsiTheme="majorHAnsi" w:cstheme="majorHAnsi"/>
                <w:color w:val="000000"/>
                <w:sz w:val="20"/>
                <w:szCs w:val="20"/>
              </w:rPr>
              <w:t>°</w:t>
            </w:r>
          </w:p>
        </w:tc>
        <w:tc>
          <w:tcPr>
            <w:tcW w:w="1134" w:type="dxa"/>
            <w:shd w:val="clear" w:color="auto" w:fill="DBE5F1" w:themeFill="accent1" w:themeFillTint="33"/>
          </w:tcPr>
          <w:p w14:paraId="163DFC85" w14:textId="77777777" w:rsidR="0011240A" w:rsidRPr="00795EBF" w:rsidRDefault="0011240A" w:rsidP="00EA6D0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color w:val="000000"/>
                <w:sz w:val="20"/>
                <w:szCs w:val="20"/>
              </w:rPr>
              <w:t>Ecozone</w:t>
            </w:r>
          </w:p>
        </w:tc>
        <w:tc>
          <w:tcPr>
            <w:tcW w:w="1842" w:type="dxa"/>
            <w:shd w:val="clear" w:color="auto" w:fill="DBE5F1" w:themeFill="accent1" w:themeFillTint="33"/>
          </w:tcPr>
          <w:p w14:paraId="630D3CB3" w14:textId="77777777" w:rsidR="0011240A" w:rsidRPr="00795EBF" w:rsidRDefault="0011240A" w:rsidP="00EA6D0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95EBF">
              <w:rPr>
                <w:rFonts w:asciiTheme="majorHAnsi" w:hAnsiTheme="majorHAnsi" w:cstheme="majorHAnsi"/>
                <w:color w:val="000000"/>
                <w:sz w:val="20"/>
                <w:szCs w:val="20"/>
              </w:rPr>
              <w:t>Land Cover</w:t>
            </w:r>
          </w:p>
        </w:tc>
      </w:tr>
      <w:tr w:rsidR="000A18E0" w:rsidRPr="00027A56" w14:paraId="475EC472" w14:textId="77777777" w:rsidTr="000A1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F4F452"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Wabush</w:t>
            </w:r>
          </w:p>
        </w:tc>
        <w:tc>
          <w:tcPr>
            <w:tcW w:w="709" w:type="dxa"/>
          </w:tcPr>
          <w:p w14:paraId="614DC8D3" w14:textId="77777777" w:rsidR="0011240A" w:rsidRPr="00795EBF" w:rsidRDefault="0011240A" w:rsidP="00EA6D0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170</w:t>
            </w:r>
          </w:p>
        </w:tc>
        <w:tc>
          <w:tcPr>
            <w:tcW w:w="1417" w:type="dxa"/>
          </w:tcPr>
          <w:p w14:paraId="001E3B18"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wv3_20170612_N5310W06629</w:t>
            </w:r>
          </w:p>
        </w:tc>
        <w:tc>
          <w:tcPr>
            <w:tcW w:w="2127" w:type="dxa"/>
          </w:tcPr>
          <w:p w14:paraId="22CDC589"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20170612T153911_20170612T153906_T19UFU</w:t>
            </w:r>
          </w:p>
        </w:tc>
        <w:tc>
          <w:tcPr>
            <w:tcW w:w="850" w:type="dxa"/>
          </w:tcPr>
          <w:p w14:paraId="4B1FECFD" w14:textId="77777777" w:rsidR="0011240A" w:rsidRPr="00795EBF" w:rsidRDefault="0011240A"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6.7</w:t>
            </w:r>
          </w:p>
        </w:tc>
        <w:tc>
          <w:tcPr>
            <w:tcW w:w="1134" w:type="dxa"/>
          </w:tcPr>
          <w:p w14:paraId="22D3946E"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Taiga Shield</w:t>
            </w:r>
          </w:p>
        </w:tc>
        <w:tc>
          <w:tcPr>
            <w:tcW w:w="1842" w:type="dxa"/>
          </w:tcPr>
          <w:p w14:paraId="29F216BB" w14:textId="1606047B"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Temperate</w:t>
            </w:r>
            <w:r w:rsidR="00675F01" w:rsidRPr="00795EBF">
              <w:rPr>
                <w:rFonts w:asciiTheme="majorHAnsi" w:hAnsiTheme="majorHAnsi" w:cstheme="majorHAnsi"/>
                <w:color w:val="000000"/>
                <w:sz w:val="18"/>
                <w:szCs w:val="18"/>
              </w:rPr>
              <w:t>/</w:t>
            </w:r>
            <w:r w:rsidRPr="00795EBF">
              <w:rPr>
                <w:rFonts w:asciiTheme="majorHAnsi" w:hAnsiTheme="majorHAnsi" w:cstheme="majorHAnsi"/>
                <w:color w:val="000000"/>
                <w:sz w:val="18"/>
                <w:szCs w:val="18"/>
              </w:rPr>
              <w:t>sub-polar needleleaf forest</w:t>
            </w:r>
          </w:p>
        </w:tc>
      </w:tr>
      <w:tr w:rsidR="000A18E0" w:rsidRPr="00027A56" w14:paraId="4294285F" w14:textId="77777777" w:rsidTr="000A18E0">
        <w:tc>
          <w:tcPr>
            <w:cnfStyle w:val="001000000000" w:firstRow="0" w:lastRow="0" w:firstColumn="1" w:lastColumn="0" w:oddVBand="0" w:evenVBand="0" w:oddHBand="0" w:evenHBand="0" w:firstRowFirstColumn="0" w:firstRowLastColumn="0" w:lastRowFirstColumn="0" w:lastRowLastColumn="0"/>
            <w:tcW w:w="1271" w:type="dxa"/>
          </w:tcPr>
          <w:p w14:paraId="2376F208" w14:textId="0CE97007" w:rsidR="00027A56" w:rsidRDefault="0011240A" w:rsidP="00B11154">
            <w:pPr>
              <w:rPr>
                <w:rFonts w:asciiTheme="majorHAnsi" w:hAnsiTheme="majorHAnsi" w:cstheme="majorHAnsi"/>
                <w:sz w:val="20"/>
                <w:szCs w:val="20"/>
                <w:shd w:val="clear" w:color="auto" w:fill="FFFFFF"/>
              </w:rPr>
            </w:pPr>
            <w:r w:rsidRPr="00795EBF">
              <w:rPr>
                <w:rFonts w:asciiTheme="majorHAnsi" w:hAnsiTheme="majorHAnsi" w:cstheme="majorHAnsi"/>
                <w:sz w:val="20"/>
                <w:szCs w:val="20"/>
                <w:shd w:val="clear" w:color="auto" w:fill="FFFFFF"/>
              </w:rPr>
              <w:t>Attawap</w:t>
            </w:r>
            <w:r w:rsidR="00027A56">
              <w:rPr>
                <w:rFonts w:asciiTheme="majorHAnsi" w:hAnsiTheme="majorHAnsi" w:cstheme="majorHAnsi"/>
                <w:sz w:val="20"/>
                <w:szCs w:val="20"/>
                <w:shd w:val="clear" w:color="auto" w:fill="FFFFFF"/>
              </w:rPr>
              <w:t>-</w:t>
            </w:r>
          </w:p>
          <w:p w14:paraId="74EC35BD" w14:textId="37250D2B"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sz w:val="20"/>
                <w:szCs w:val="20"/>
                <w:shd w:val="clear" w:color="auto" w:fill="FFFFFF"/>
              </w:rPr>
              <w:t>iskat</w:t>
            </w:r>
          </w:p>
        </w:tc>
        <w:tc>
          <w:tcPr>
            <w:tcW w:w="709" w:type="dxa"/>
          </w:tcPr>
          <w:p w14:paraId="24D68ED8" w14:textId="77777777" w:rsidR="0011240A" w:rsidRPr="00795EBF" w:rsidRDefault="0011240A" w:rsidP="00EA6D0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221</w:t>
            </w:r>
          </w:p>
        </w:tc>
        <w:tc>
          <w:tcPr>
            <w:tcW w:w="1417" w:type="dxa"/>
          </w:tcPr>
          <w:p w14:paraId="5632BF9F"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wv3_20180605_N5282W08399</w:t>
            </w:r>
          </w:p>
        </w:tc>
        <w:tc>
          <w:tcPr>
            <w:tcW w:w="2127" w:type="dxa"/>
          </w:tcPr>
          <w:p w14:paraId="73EE17B7"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20180605T163941_20180605T164352_T16UFD</w:t>
            </w:r>
          </w:p>
        </w:tc>
        <w:tc>
          <w:tcPr>
            <w:tcW w:w="850" w:type="dxa"/>
          </w:tcPr>
          <w:p w14:paraId="1010C956" w14:textId="77777777" w:rsidR="0011240A" w:rsidRPr="00795EBF" w:rsidRDefault="0011240A"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30.9</w:t>
            </w:r>
          </w:p>
        </w:tc>
        <w:tc>
          <w:tcPr>
            <w:tcW w:w="1134" w:type="dxa"/>
          </w:tcPr>
          <w:p w14:paraId="6F089379"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Hudson Plain</w:t>
            </w:r>
          </w:p>
        </w:tc>
        <w:tc>
          <w:tcPr>
            <w:tcW w:w="1842" w:type="dxa"/>
          </w:tcPr>
          <w:p w14:paraId="370E81BE"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Sub-polar taiga needleleaf forest</w:t>
            </w:r>
          </w:p>
        </w:tc>
      </w:tr>
      <w:tr w:rsidR="00795EBF" w:rsidRPr="00027A56" w14:paraId="3B76E2E8"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DD8FE4"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Fox Creek South</w:t>
            </w:r>
          </w:p>
        </w:tc>
        <w:tc>
          <w:tcPr>
            <w:tcW w:w="709" w:type="dxa"/>
          </w:tcPr>
          <w:p w14:paraId="76E5ED53" w14:textId="77777777" w:rsidR="0011240A" w:rsidRPr="00795EBF" w:rsidRDefault="0011240A" w:rsidP="00EA6D0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239</w:t>
            </w:r>
          </w:p>
        </w:tc>
        <w:tc>
          <w:tcPr>
            <w:tcW w:w="1417" w:type="dxa"/>
          </w:tcPr>
          <w:p w14:paraId="6DCE7EA3"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wv3_20170811_N5433W11722</w:t>
            </w:r>
          </w:p>
        </w:tc>
        <w:tc>
          <w:tcPr>
            <w:tcW w:w="2127" w:type="dxa"/>
          </w:tcPr>
          <w:p w14:paraId="25DD2C3A"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20170811T185921_20170811T190305_T11UMA</w:t>
            </w:r>
          </w:p>
        </w:tc>
        <w:tc>
          <w:tcPr>
            <w:tcW w:w="850" w:type="dxa"/>
          </w:tcPr>
          <w:p w14:paraId="30F66E09" w14:textId="77777777" w:rsidR="0011240A" w:rsidRPr="00795EBF" w:rsidRDefault="0011240A"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17.7</w:t>
            </w:r>
          </w:p>
        </w:tc>
        <w:tc>
          <w:tcPr>
            <w:tcW w:w="1134" w:type="dxa"/>
          </w:tcPr>
          <w:p w14:paraId="78E81540"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Boreal Plains</w:t>
            </w:r>
          </w:p>
        </w:tc>
        <w:tc>
          <w:tcPr>
            <w:tcW w:w="1842" w:type="dxa"/>
          </w:tcPr>
          <w:p w14:paraId="7A842B1D" w14:textId="7FE6B0E8"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Temperate</w:t>
            </w:r>
            <w:r w:rsidR="00675F01" w:rsidRPr="00795EBF">
              <w:rPr>
                <w:rFonts w:asciiTheme="majorHAnsi" w:hAnsiTheme="majorHAnsi" w:cstheme="majorHAnsi"/>
                <w:color w:val="000000"/>
                <w:sz w:val="18"/>
                <w:szCs w:val="18"/>
              </w:rPr>
              <w:t>/</w:t>
            </w:r>
            <w:r w:rsidRPr="00795EBF">
              <w:rPr>
                <w:rFonts w:asciiTheme="majorHAnsi" w:hAnsiTheme="majorHAnsi" w:cstheme="majorHAnsi"/>
                <w:color w:val="000000"/>
                <w:sz w:val="18"/>
                <w:szCs w:val="18"/>
              </w:rPr>
              <w:t>sub-polar broadleaf deciduous forest</w:t>
            </w:r>
          </w:p>
        </w:tc>
      </w:tr>
      <w:tr w:rsidR="000A18E0" w:rsidRPr="00027A56" w14:paraId="0EC72B6B" w14:textId="77777777" w:rsidTr="000A18E0">
        <w:tc>
          <w:tcPr>
            <w:cnfStyle w:val="001000000000" w:firstRow="0" w:lastRow="0" w:firstColumn="1" w:lastColumn="0" w:oddVBand="0" w:evenVBand="0" w:oddHBand="0" w:evenHBand="0" w:firstRowFirstColumn="0" w:firstRowLastColumn="0" w:lastRowFirstColumn="0" w:lastRowLastColumn="0"/>
            <w:tcW w:w="1271" w:type="dxa"/>
          </w:tcPr>
          <w:p w14:paraId="5AEBC35C"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Fox Creek North</w:t>
            </w:r>
          </w:p>
        </w:tc>
        <w:tc>
          <w:tcPr>
            <w:tcW w:w="709" w:type="dxa"/>
          </w:tcPr>
          <w:p w14:paraId="21B27B89" w14:textId="77777777" w:rsidR="0011240A" w:rsidRPr="00795EBF" w:rsidRDefault="0011240A" w:rsidP="00EA6D0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82</w:t>
            </w:r>
          </w:p>
        </w:tc>
        <w:tc>
          <w:tcPr>
            <w:tcW w:w="1417" w:type="dxa"/>
          </w:tcPr>
          <w:p w14:paraId="573A0BD0"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wv3_20170811_N5448W11728</w:t>
            </w:r>
          </w:p>
        </w:tc>
        <w:tc>
          <w:tcPr>
            <w:tcW w:w="2127" w:type="dxa"/>
          </w:tcPr>
          <w:p w14:paraId="68E40A9E"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20170811T185921_20170811T190305_T11UMA</w:t>
            </w:r>
          </w:p>
        </w:tc>
        <w:tc>
          <w:tcPr>
            <w:tcW w:w="850" w:type="dxa"/>
          </w:tcPr>
          <w:p w14:paraId="0F784A5C" w14:textId="77777777" w:rsidR="0011240A" w:rsidRPr="00795EBF" w:rsidRDefault="0011240A"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5.9</w:t>
            </w:r>
          </w:p>
        </w:tc>
        <w:tc>
          <w:tcPr>
            <w:tcW w:w="1134" w:type="dxa"/>
          </w:tcPr>
          <w:p w14:paraId="14C961AC"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Boreal Plains</w:t>
            </w:r>
          </w:p>
        </w:tc>
        <w:tc>
          <w:tcPr>
            <w:tcW w:w="1842" w:type="dxa"/>
          </w:tcPr>
          <w:p w14:paraId="0CB4CA72" w14:textId="501DA665"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Temperate</w:t>
            </w:r>
            <w:r w:rsidR="00675F01" w:rsidRPr="00795EBF">
              <w:rPr>
                <w:rFonts w:asciiTheme="majorHAnsi" w:hAnsiTheme="majorHAnsi" w:cstheme="majorHAnsi"/>
                <w:color w:val="000000"/>
                <w:sz w:val="18"/>
                <w:szCs w:val="18"/>
              </w:rPr>
              <w:t>/</w:t>
            </w:r>
            <w:r w:rsidRPr="00795EBF">
              <w:rPr>
                <w:rFonts w:asciiTheme="majorHAnsi" w:hAnsiTheme="majorHAnsi" w:cstheme="majorHAnsi"/>
                <w:color w:val="000000"/>
                <w:sz w:val="18"/>
                <w:szCs w:val="18"/>
              </w:rPr>
              <w:t>sub-polar broadleaf deciduous forest</w:t>
            </w:r>
          </w:p>
        </w:tc>
      </w:tr>
      <w:tr w:rsidR="00795EBF" w:rsidRPr="00027A56" w14:paraId="7BEC3DC4"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D95D99"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Eastmain</w:t>
            </w:r>
          </w:p>
        </w:tc>
        <w:tc>
          <w:tcPr>
            <w:tcW w:w="709" w:type="dxa"/>
          </w:tcPr>
          <w:p w14:paraId="72E8731F" w14:textId="77777777" w:rsidR="0011240A" w:rsidRPr="00795EBF" w:rsidRDefault="0011240A" w:rsidP="00EA6D0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67</w:t>
            </w:r>
          </w:p>
        </w:tc>
        <w:tc>
          <w:tcPr>
            <w:tcW w:w="1417" w:type="dxa"/>
          </w:tcPr>
          <w:p w14:paraId="5A956379"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wv3_20180817_N5208W07770</w:t>
            </w:r>
          </w:p>
        </w:tc>
        <w:tc>
          <w:tcPr>
            <w:tcW w:w="2127" w:type="dxa"/>
          </w:tcPr>
          <w:p w14:paraId="3015F27F"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20180818T161901_20180818T162518_T17UQT</w:t>
            </w:r>
          </w:p>
        </w:tc>
        <w:tc>
          <w:tcPr>
            <w:tcW w:w="850" w:type="dxa"/>
          </w:tcPr>
          <w:p w14:paraId="5504CE4C" w14:textId="77777777" w:rsidR="0011240A" w:rsidRPr="00795EBF" w:rsidRDefault="0011240A"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28</w:t>
            </w:r>
          </w:p>
        </w:tc>
        <w:tc>
          <w:tcPr>
            <w:tcW w:w="1134" w:type="dxa"/>
          </w:tcPr>
          <w:p w14:paraId="346B237C"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Hudson Plain</w:t>
            </w:r>
          </w:p>
        </w:tc>
        <w:tc>
          <w:tcPr>
            <w:tcW w:w="1842" w:type="dxa"/>
          </w:tcPr>
          <w:p w14:paraId="0D3D18C7" w14:textId="1C85631C"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Temperate</w:t>
            </w:r>
            <w:r w:rsidR="00675F01" w:rsidRPr="00795EBF">
              <w:rPr>
                <w:rFonts w:asciiTheme="majorHAnsi" w:hAnsiTheme="majorHAnsi" w:cstheme="majorHAnsi"/>
                <w:color w:val="000000"/>
                <w:sz w:val="18"/>
                <w:szCs w:val="18"/>
              </w:rPr>
              <w:t>/</w:t>
            </w:r>
            <w:r w:rsidRPr="00795EBF">
              <w:rPr>
                <w:rFonts w:asciiTheme="majorHAnsi" w:hAnsiTheme="majorHAnsi" w:cstheme="majorHAnsi"/>
                <w:color w:val="000000"/>
                <w:sz w:val="18"/>
                <w:szCs w:val="18"/>
              </w:rPr>
              <w:t>sub-polar shrubland</w:t>
            </w:r>
          </w:p>
        </w:tc>
      </w:tr>
      <w:tr w:rsidR="000A18E0" w:rsidRPr="00027A56" w14:paraId="0CF05492" w14:textId="77777777" w:rsidTr="000A18E0">
        <w:tc>
          <w:tcPr>
            <w:cnfStyle w:val="001000000000" w:firstRow="0" w:lastRow="0" w:firstColumn="1" w:lastColumn="0" w:oddVBand="0" w:evenVBand="0" w:oddHBand="0" w:evenHBand="0" w:firstRowFirstColumn="0" w:firstRowLastColumn="0" w:lastRowFirstColumn="0" w:lastRowLastColumn="0"/>
            <w:tcW w:w="1271" w:type="dxa"/>
          </w:tcPr>
          <w:p w14:paraId="310A803D"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Charlettown</w:t>
            </w:r>
          </w:p>
        </w:tc>
        <w:tc>
          <w:tcPr>
            <w:tcW w:w="709" w:type="dxa"/>
          </w:tcPr>
          <w:p w14:paraId="7AE67DB2" w14:textId="77777777" w:rsidR="0011240A" w:rsidRPr="00795EBF" w:rsidRDefault="0011240A" w:rsidP="00EA6D0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140</w:t>
            </w:r>
          </w:p>
        </w:tc>
        <w:tc>
          <w:tcPr>
            <w:tcW w:w="1417" w:type="dxa"/>
          </w:tcPr>
          <w:p w14:paraId="77711830"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wv3_20170921_N4641W06315</w:t>
            </w:r>
          </w:p>
        </w:tc>
        <w:tc>
          <w:tcPr>
            <w:tcW w:w="2127" w:type="dxa"/>
          </w:tcPr>
          <w:p w14:paraId="48B9D376"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20170921T151651_20170921T151646_T20TMS</w:t>
            </w:r>
          </w:p>
        </w:tc>
        <w:tc>
          <w:tcPr>
            <w:tcW w:w="850" w:type="dxa"/>
          </w:tcPr>
          <w:p w14:paraId="1BF2309C" w14:textId="77777777" w:rsidR="0011240A" w:rsidRPr="00795EBF" w:rsidRDefault="0011240A"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16.9</w:t>
            </w:r>
          </w:p>
        </w:tc>
        <w:tc>
          <w:tcPr>
            <w:tcW w:w="1134" w:type="dxa"/>
          </w:tcPr>
          <w:p w14:paraId="353F82E0"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Atlantic Maritime</w:t>
            </w:r>
          </w:p>
        </w:tc>
        <w:tc>
          <w:tcPr>
            <w:tcW w:w="1842" w:type="dxa"/>
          </w:tcPr>
          <w:p w14:paraId="608C99AC"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Cropland</w:t>
            </w:r>
          </w:p>
        </w:tc>
      </w:tr>
      <w:tr w:rsidR="00795EBF" w:rsidRPr="00027A56" w14:paraId="1BACCD9D"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E92CE4"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Kouchi-bouguac</w:t>
            </w:r>
          </w:p>
        </w:tc>
        <w:tc>
          <w:tcPr>
            <w:tcW w:w="709" w:type="dxa"/>
          </w:tcPr>
          <w:p w14:paraId="5E6C2E72" w14:textId="77777777" w:rsidR="0011240A" w:rsidRPr="00795EBF" w:rsidRDefault="0011240A" w:rsidP="00EA6D0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52</w:t>
            </w:r>
          </w:p>
        </w:tc>
        <w:tc>
          <w:tcPr>
            <w:tcW w:w="1417" w:type="dxa"/>
          </w:tcPr>
          <w:p w14:paraId="773EC2EC"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wv3_20200926_N4669W06491</w:t>
            </w:r>
          </w:p>
        </w:tc>
        <w:tc>
          <w:tcPr>
            <w:tcW w:w="2127" w:type="dxa"/>
          </w:tcPr>
          <w:p w14:paraId="3DC8CD13"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20200925T151701_20200925T151656_T20TLT</w:t>
            </w:r>
          </w:p>
        </w:tc>
        <w:tc>
          <w:tcPr>
            <w:tcW w:w="850" w:type="dxa"/>
          </w:tcPr>
          <w:p w14:paraId="5B7016C3" w14:textId="77777777" w:rsidR="0011240A" w:rsidRPr="00795EBF" w:rsidRDefault="0011240A"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17.2</w:t>
            </w:r>
          </w:p>
        </w:tc>
        <w:tc>
          <w:tcPr>
            <w:tcW w:w="1134" w:type="dxa"/>
          </w:tcPr>
          <w:p w14:paraId="76260DE7"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Atlantic Maritime</w:t>
            </w:r>
          </w:p>
        </w:tc>
        <w:tc>
          <w:tcPr>
            <w:tcW w:w="1842" w:type="dxa"/>
          </w:tcPr>
          <w:p w14:paraId="2CF059AB"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Mixed forest</w:t>
            </w:r>
          </w:p>
        </w:tc>
      </w:tr>
      <w:tr w:rsidR="000A18E0" w:rsidRPr="00027A56" w14:paraId="2B5934A6" w14:textId="77777777" w:rsidTr="000A18E0">
        <w:tc>
          <w:tcPr>
            <w:cnfStyle w:val="001000000000" w:firstRow="0" w:lastRow="0" w:firstColumn="1" w:lastColumn="0" w:oddVBand="0" w:evenVBand="0" w:oddHBand="0" w:evenHBand="0" w:firstRowFirstColumn="0" w:firstRowLastColumn="0" w:lastRowFirstColumn="0" w:lastRowLastColumn="0"/>
            <w:tcW w:w="1271" w:type="dxa"/>
          </w:tcPr>
          <w:p w14:paraId="4F58C75E"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Kitchener</w:t>
            </w:r>
          </w:p>
        </w:tc>
        <w:tc>
          <w:tcPr>
            <w:tcW w:w="709" w:type="dxa"/>
          </w:tcPr>
          <w:p w14:paraId="1BE537FE" w14:textId="77777777" w:rsidR="0011240A" w:rsidRPr="00795EBF" w:rsidRDefault="0011240A" w:rsidP="00EA6D0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120</w:t>
            </w:r>
          </w:p>
        </w:tc>
        <w:tc>
          <w:tcPr>
            <w:tcW w:w="1417" w:type="dxa"/>
          </w:tcPr>
          <w:p w14:paraId="43A1D2C1"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wv3_20160924_N4340W08044</w:t>
            </w:r>
          </w:p>
        </w:tc>
        <w:tc>
          <w:tcPr>
            <w:tcW w:w="2127" w:type="dxa"/>
          </w:tcPr>
          <w:p w14:paraId="321F1AE5"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20160924T161342_20160924T211747_T17TNJ</w:t>
            </w:r>
          </w:p>
        </w:tc>
        <w:tc>
          <w:tcPr>
            <w:tcW w:w="850" w:type="dxa"/>
          </w:tcPr>
          <w:p w14:paraId="6E57826E" w14:textId="77777777" w:rsidR="0011240A" w:rsidRPr="00795EBF" w:rsidRDefault="0011240A"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7</w:t>
            </w:r>
          </w:p>
        </w:tc>
        <w:tc>
          <w:tcPr>
            <w:tcW w:w="1134" w:type="dxa"/>
          </w:tcPr>
          <w:p w14:paraId="2E339B7D"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Mixedwood Plains</w:t>
            </w:r>
          </w:p>
        </w:tc>
        <w:tc>
          <w:tcPr>
            <w:tcW w:w="1842" w:type="dxa"/>
          </w:tcPr>
          <w:p w14:paraId="0CE0E90C"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Cropland/Urban</w:t>
            </w:r>
          </w:p>
        </w:tc>
      </w:tr>
      <w:tr w:rsidR="00795EBF" w:rsidRPr="00027A56" w14:paraId="2A0607BA" w14:textId="77777777" w:rsidTr="00795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457C21"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Red Bay</w:t>
            </w:r>
          </w:p>
        </w:tc>
        <w:tc>
          <w:tcPr>
            <w:tcW w:w="709" w:type="dxa"/>
          </w:tcPr>
          <w:p w14:paraId="3CB7BDD4" w14:textId="77777777" w:rsidR="0011240A" w:rsidRPr="00795EBF" w:rsidRDefault="0011240A" w:rsidP="00EA6D0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10</w:t>
            </w:r>
          </w:p>
        </w:tc>
        <w:tc>
          <w:tcPr>
            <w:tcW w:w="1417" w:type="dxa"/>
          </w:tcPr>
          <w:p w14:paraId="6FFA3E90"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wv3_20170713_N5171W05643</w:t>
            </w:r>
          </w:p>
        </w:tc>
        <w:tc>
          <w:tcPr>
            <w:tcW w:w="2127" w:type="dxa"/>
          </w:tcPr>
          <w:p w14:paraId="6E3EFE44"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20170715T150719_20170715T150716_T21UWT</w:t>
            </w:r>
          </w:p>
        </w:tc>
        <w:tc>
          <w:tcPr>
            <w:tcW w:w="850" w:type="dxa"/>
          </w:tcPr>
          <w:p w14:paraId="01AD5C89" w14:textId="77777777" w:rsidR="0011240A" w:rsidRPr="00795EBF" w:rsidRDefault="0011240A" w:rsidP="00795EB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33.1</w:t>
            </w:r>
          </w:p>
        </w:tc>
        <w:tc>
          <w:tcPr>
            <w:tcW w:w="1134" w:type="dxa"/>
          </w:tcPr>
          <w:p w14:paraId="72C3A18C" w14:textId="77777777"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Boreal Shield</w:t>
            </w:r>
          </w:p>
        </w:tc>
        <w:tc>
          <w:tcPr>
            <w:tcW w:w="1842" w:type="dxa"/>
          </w:tcPr>
          <w:p w14:paraId="56197763" w14:textId="4437EAA9" w:rsidR="0011240A" w:rsidRPr="00795EBF" w:rsidRDefault="0011240A" w:rsidP="00EA6D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Sub-polar</w:t>
            </w:r>
            <w:r w:rsidR="00675F01" w:rsidRPr="00795EBF">
              <w:rPr>
                <w:rFonts w:asciiTheme="majorHAnsi" w:hAnsiTheme="majorHAnsi" w:cstheme="majorHAnsi"/>
                <w:color w:val="000000"/>
                <w:sz w:val="18"/>
                <w:szCs w:val="18"/>
              </w:rPr>
              <w:t>/</w:t>
            </w:r>
            <w:r w:rsidRPr="00795EBF">
              <w:rPr>
                <w:rFonts w:asciiTheme="majorHAnsi" w:hAnsiTheme="majorHAnsi" w:cstheme="majorHAnsi"/>
                <w:color w:val="000000"/>
                <w:sz w:val="18"/>
                <w:szCs w:val="18"/>
              </w:rPr>
              <w:t>polar grassland-lichen-moss</w:t>
            </w:r>
          </w:p>
        </w:tc>
      </w:tr>
      <w:tr w:rsidR="000A18E0" w:rsidRPr="00027A56" w14:paraId="2CDE0E25" w14:textId="77777777" w:rsidTr="000A18E0">
        <w:tc>
          <w:tcPr>
            <w:cnfStyle w:val="001000000000" w:firstRow="0" w:lastRow="0" w:firstColumn="1" w:lastColumn="0" w:oddVBand="0" w:evenVBand="0" w:oddHBand="0" w:evenHBand="0" w:firstRowFirstColumn="0" w:firstRowLastColumn="0" w:lastRowFirstColumn="0" w:lastRowLastColumn="0"/>
            <w:tcW w:w="1271" w:type="dxa"/>
          </w:tcPr>
          <w:p w14:paraId="44634097" w14:textId="77777777" w:rsidR="0011240A" w:rsidRPr="00795EBF" w:rsidRDefault="0011240A" w:rsidP="00B11154">
            <w:pPr>
              <w:rPr>
                <w:rFonts w:asciiTheme="majorHAnsi" w:hAnsiTheme="majorHAnsi" w:cstheme="majorHAnsi"/>
                <w:b w:val="0"/>
                <w:bCs w:val="0"/>
                <w:sz w:val="20"/>
                <w:szCs w:val="20"/>
              </w:rPr>
            </w:pPr>
            <w:r w:rsidRPr="00795EBF">
              <w:rPr>
                <w:rFonts w:asciiTheme="majorHAnsi" w:hAnsiTheme="majorHAnsi" w:cstheme="majorHAnsi"/>
                <w:color w:val="000000"/>
                <w:sz w:val="20"/>
                <w:szCs w:val="20"/>
              </w:rPr>
              <w:t>Eagle Plain</w:t>
            </w:r>
          </w:p>
        </w:tc>
        <w:tc>
          <w:tcPr>
            <w:tcW w:w="709" w:type="dxa"/>
          </w:tcPr>
          <w:p w14:paraId="2EB1A86A" w14:textId="77777777" w:rsidR="0011240A" w:rsidRPr="00795EBF" w:rsidRDefault="0011240A" w:rsidP="00EA6D0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9</w:t>
            </w:r>
          </w:p>
        </w:tc>
        <w:tc>
          <w:tcPr>
            <w:tcW w:w="1417" w:type="dxa"/>
          </w:tcPr>
          <w:p w14:paraId="7096AFE4"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wv3_20170806_N6649W13635</w:t>
            </w:r>
          </w:p>
        </w:tc>
        <w:tc>
          <w:tcPr>
            <w:tcW w:w="2127" w:type="dxa"/>
          </w:tcPr>
          <w:p w14:paraId="5FE69F4F"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20170807T210021_20170807T210157_T08WMU</w:t>
            </w:r>
          </w:p>
        </w:tc>
        <w:tc>
          <w:tcPr>
            <w:tcW w:w="850" w:type="dxa"/>
          </w:tcPr>
          <w:p w14:paraId="2D7A7FAE" w14:textId="77777777" w:rsidR="0011240A" w:rsidRPr="00795EBF" w:rsidRDefault="0011240A" w:rsidP="00795EB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18.9</w:t>
            </w:r>
          </w:p>
        </w:tc>
        <w:tc>
          <w:tcPr>
            <w:tcW w:w="1134" w:type="dxa"/>
          </w:tcPr>
          <w:p w14:paraId="4F80F1DA" w14:textId="77777777"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Taiga Cordillera</w:t>
            </w:r>
          </w:p>
        </w:tc>
        <w:tc>
          <w:tcPr>
            <w:tcW w:w="1842" w:type="dxa"/>
          </w:tcPr>
          <w:p w14:paraId="20CB2884" w14:textId="303225CB" w:rsidR="0011240A" w:rsidRPr="00795EBF" w:rsidRDefault="0011240A" w:rsidP="00EA6D0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95EBF">
              <w:rPr>
                <w:rFonts w:asciiTheme="majorHAnsi" w:hAnsiTheme="majorHAnsi" w:cstheme="majorHAnsi"/>
                <w:color w:val="000000"/>
                <w:sz w:val="18"/>
                <w:szCs w:val="18"/>
              </w:rPr>
              <w:t>Temperate</w:t>
            </w:r>
            <w:r w:rsidR="00675F01" w:rsidRPr="00795EBF">
              <w:rPr>
                <w:rFonts w:asciiTheme="majorHAnsi" w:hAnsiTheme="majorHAnsi" w:cstheme="majorHAnsi"/>
                <w:color w:val="000000"/>
                <w:sz w:val="18"/>
                <w:szCs w:val="18"/>
              </w:rPr>
              <w:t>/</w:t>
            </w:r>
            <w:r w:rsidRPr="00795EBF">
              <w:rPr>
                <w:rFonts w:asciiTheme="majorHAnsi" w:hAnsiTheme="majorHAnsi" w:cstheme="majorHAnsi"/>
                <w:color w:val="000000"/>
                <w:sz w:val="18"/>
                <w:szCs w:val="18"/>
              </w:rPr>
              <w:t xml:space="preserve"> sub-polar grassland</w:t>
            </w:r>
          </w:p>
        </w:tc>
      </w:tr>
    </w:tbl>
    <w:p w14:paraId="5DD17223" w14:textId="77777777" w:rsidR="0011240A" w:rsidRPr="00795EBF" w:rsidRDefault="0011240A" w:rsidP="0011240A">
      <w:pPr>
        <w:rPr>
          <w:rFonts w:asciiTheme="majorHAnsi" w:hAnsiTheme="majorHAnsi" w:cstheme="majorHAnsi"/>
        </w:rPr>
      </w:pPr>
    </w:p>
    <w:p w14:paraId="0C3D4785" w14:textId="6E184AC0" w:rsidR="006D4A9D" w:rsidRDefault="00F60990" w:rsidP="00795EBF">
      <w:pPr>
        <w:pStyle w:val="Heading1"/>
      </w:pPr>
      <w:bookmarkStart w:id="12" w:name="_xgt7qrlr4wsi" w:colFirst="0" w:colLast="0"/>
      <w:bookmarkEnd w:id="12"/>
      <w:r>
        <w:lastRenderedPageBreak/>
        <w:t>Methods</w:t>
      </w:r>
      <w:r w:rsidR="006D4A9D">
        <w:t xml:space="preserve"> </w:t>
      </w:r>
    </w:p>
    <w:p w14:paraId="53C3AEF4" w14:textId="77777777" w:rsidR="006D4A9D" w:rsidRPr="004C2FEE" w:rsidRDefault="006D4A9D" w:rsidP="006D4A9D">
      <w:pPr>
        <w:spacing w:line="360" w:lineRule="auto"/>
        <w:rPr>
          <w:sz w:val="20"/>
          <w:szCs w:val="20"/>
        </w:rPr>
      </w:pPr>
    </w:p>
    <w:p w14:paraId="61E80955" w14:textId="44B89DBB" w:rsidR="006D4A9D" w:rsidRPr="00BA548D" w:rsidRDefault="006D4A9D" w:rsidP="006D4A9D">
      <w:pPr>
        <w:spacing w:line="360" w:lineRule="auto"/>
        <w:rPr>
          <w:rFonts w:asciiTheme="majorHAnsi" w:hAnsiTheme="majorHAnsi" w:cstheme="majorHAnsi"/>
        </w:rPr>
      </w:pPr>
      <w:r w:rsidRPr="00BA548D">
        <w:rPr>
          <w:rFonts w:asciiTheme="majorHAnsi" w:hAnsiTheme="majorHAnsi" w:cstheme="majorHAnsi"/>
        </w:rPr>
        <w:t>The same method (</w:t>
      </w:r>
      <w:r w:rsidRPr="008F54E2">
        <w:rPr>
          <w:rFonts w:asciiTheme="majorHAnsi" w:hAnsiTheme="majorHAnsi" w:cstheme="majorHAnsi"/>
        </w:rPr>
        <w:fldChar w:fldCharType="begin"/>
      </w:r>
      <w:r w:rsidRPr="00BA548D">
        <w:rPr>
          <w:rFonts w:asciiTheme="majorHAnsi" w:hAnsiTheme="majorHAnsi" w:cstheme="majorHAnsi"/>
        </w:rPr>
        <w:instrText xml:space="preserve"> REF _Ref77790190 \h  \* MERGEFORMAT </w:instrText>
      </w:r>
      <w:r w:rsidRPr="008F54E2">
        <w:rPr>
          <w:rFonts w:asciiTheme="majorHAnsi" w:hAnsiTheme="majorHAnsi" w:cstheme="majorHAnsi"/>
        </w:rPr>
      </w:r>
      <w:r w:rsidRPr="008F54E2">
        <w:rPr>
          <w:rFonts w:asciiTheme="majorHAnsi" w:hAnsiTheme="majorHAnsi" w:cstheme="majorHAnsi"/>
        </w:rPr>
        <w:fldChar w:fldCharType="end"/>
      </w:r>
      <w:r w:rsidRPr="008F54E2">
        <w:rPr>
          <w:rFonts w:asciiTheme="majorHAnsi" w:hAnsiTheme="majorHAnsi" w:cstheme="majorHAnsi"/>
        </w:rPr>
        <w:fldChar w:fldCharType="begin"/>
      </w:r>
      <w:r w:rsidRPr="00BA548D">
        <w:rPr>
          <w:rFonts w:asciiTheme="majorHAnsi" w:hAnsiTheme="majorHAnsi" w:cstheme="majorHAnsi"/>
        </w:rPr>
        <w:instrText xml:space="preserve"> REF _Ref77790195 \h  \* MERGEFORMAT </w:instrText>
      </w:r>
      <w:r w:rsidRPr="008F54E2">
        <w:rPr>
          <w:rFonts w:asciiTheme="majorHAnsi" w:hAnsiTheme="majorHAnsi" w:cstheme="majorHAnsi"/>
        </w:rPr>
      </w:r>
      <w:r w:rsidRPr="008F54E2">
        <w:rPr>
          <w:rFonts w:asciiTheme="majorHAnsi" w:hAnsiTheme="majorHAnsi" w:cstheme="majorHAnsi"/>
        </w:rPr>
        <w:fldChar w:fldCharType="separate"/>
      </w:r>
      <w:r w:rsidRPr="00BA548D">
        <w:rPr>
          <w:rFonts w:asciiTheme="majorHAnsi" w:hAnsiTheme="majorHAnsi" w:cstheme="majorHAnsi"/>
        </w:rPr>
        <w:t xml:space="preserve">Figure </w:t>
      </w:r>
      <w:r w:rsidRPr="00BA548D">
        <w:rPr>
          <w:rFonts w:asciiTheme="majorHAnsi" w:hAnsiTheme="majorHAnsi" w:cstheme="majorHAnsi"/>
          <w:noProof/>
        </w:rPr>
        <w:t>2</w:t>
      </w:r>
      <w:r w:rsidRPr="008F54E2">
        <w:rPr>
          <w:rFonts w:asciiTheme="majorHAnsi" w:hAnsiTheme="majorHAnsi" w:cstheme="majorHAnsi"/>
        </w:rPr>
        <w:fldChar w:fldCharType="end"/>
      </w:r>
      <w:r w:rsidRPr="00BA548D">
        <w:rPr>
          <w:rFonts w:asciiTheme="majorHAnsi" w:hAnsiTheme="majorHAnsi" w:cstheme="majorHAnsi"/>
        </w:rPr>
        <w:t xml:space="preserve">) was applied </w:t>
      </w:r>
      <w:r w:rsidR="00207626" w:rsidRPr="00BA548D">
        <w:rPr>
          <w:rFonts w:asciiTheme="majorHAnsi" w:hAnsiTheme="majorHAnsi" w:cstheme="majorHAnsi"/>
        </w:rPr>
        <w:t xml:space="preserve">for each site listed in </w:t>
      </w:r>
      <w:commentRangeStart w:id="13"/>
      <w:commentRangeStart w:id="14"/>
      <w:commentRangeStart w:id="15"/>
      <w:r w:rsidR="00207626" w:rsidRPr="008F54E2">
        <w:rPr>
          <w:rFonts w:asciiTheme="majorHAnsi" w:hAnsiTheme="majorHAnsi" w:cstheme="majorHAnsi"/>
        </w:rPr>
        <w:fldChar w:fldCharType="begin"/>
      </w:r>
      <w:r w:rsidR="00207626" w:rsidRPr="00BA548D">
        <w:rPr>
          <w:rFonts w:asciiTheme="majorHAnsi" w:hAnsiTheme="majorHAnsi" w:cstheme="majorHAnsi"/>
        </w:rPr>
        <w:instrText xml:space="preserve"> REF _Ref71040404 \h  \* MERGEFORMAT </w:instrText>
      </w:r>
      <w:r w:rsidR="00207626" w:rsidRPr="008F54E2">
        <w:rPr>
          <w:rFonts w:asciiTheme="majorHAnsi" w:hAnsiTheme="majorHAnsi" w:cstheme="majorHAnsi"/>
        </w:rPr>
      </w:r>
      <w:r w:rsidR="00207626" w:rsidRPr="008F54E2">
        <w:rPr>
          <w:rFonts w:asciiTheme="majorHAnsi" w:hAnsiTheme="majorHAnsi" w:cstheme="majorHAnsi"/>
        </w:rPr>
        <w:fldChar w:fldCharType="separate"/>
      </w:r>
      <w:r w:rsidR="00207626" w:rsidRPr="00BA548D">
        <w:rPr>
          <w:rFonts w:asciiTheme="majorHAnsi" w:hAnsiTheme="majorHAnsi" w:cstheme="majorHAnsi"/>
        </w:rPr>
        <w:t xml:space="preserve">Table </w:t>
      </w:r>
      <w:r w:rsidR="00207626" w:rsidRPr="00BA548D">
        <w:rPr>
          <w:rFonts w:asciiTheme="majorHAnsi" w:hAnsiTheme="majorHAnsi" w:cstheme="majorHAnsi"/>
          <w:noProof/>
        </w:rPr>
        <w:t>5</w:t>
      </w:r>
      <w:r w:rsidR="00207626" w:rsidRPr="008F54E2">
        <w:rPr>
          <w:rFonts w:asciiTheme="majorHAnsi" w:hAnsiTheme="majorHAnsi" w:cstheme="majorHAnsi"/>
        </w:rPr>
        <w:fldChar w:fldCharType="end"/>
      </w:r>
      <w:commentRangeEnd w:id="13"/>
      <w:r w:rsidR="0041478D" w:rsidRPr="008F54E2">
        <w:rPr>
          <w:rStyle w:val="CommentReference"/>
          <w:rFonts w:asciiTheme="majorHAnsi" w:hAnsiTheme="majorHAnsi" w:cstheme="majorHAnsi"/>
          <w:sz w:val="22"/>
          <w:szCs w:val="22"/>
        </w:rPr>
        <w:commentReference w:id="13"/>
      </w:r>
      <w:commentRangeEnd w:id="14"/>
      <w:r w:rsidR="0041478D" w:rsidRPr="008F54E2">
        <w:rPr>
          <w:rStyle w:val="CommentReference"/>
          <w:rFonts w:asciiTheme="majorHAnsi" w:hAnsiTheme="majorHAnsi" w:cstheme="majorHAnsi"/>
          <w:sz w:val="22"/>
          <w:szCs w:val="22"/>
        </w:rPr>
        <w:commentReference w:id="14"/>
      </w:r>
      <w:commentRangeEnd w:id="15"/>
      <w:r w:rsidR="00C775F1" w:rsidRPr="008F54E2">
        <w:rPr>
          <w:rStyle w:val="CommentReference"/>
          <w:rFonts w:asciiTheme="majorHAnsi" w:hAnsiTheme="majorHAnsi" w:cstheme="majorHAnsi"/>
          <w:sz w:val="22"/>
          <w:szCs w:val="22"/>
        </w:rPr>
        <w:commentReference w:id="15"/>
      </w:r>
      <w:r w:rsidR="00207626" w:rsidRPr="00BA548D">
        <w:rPr>
          <w:rFonts w:asciiTheme="majorHAnsi" w:hAnsiTheme="majorHAnsi" w:cstheme="majorHAnsi"/>
        </w:rPr>
        <w:t>.</w:t>
      </w:r>
      <w:r w:rsidR="00811C01" w:rsidRPr="00BA548D">
        <w:rPr>
          <w:rFonts w:asciiTheme="majorHAnsi" w:hAnsiTheme="majorHAnsi" w:cstheme="majorHAnsi"/>
        </w:rPr>
        <w:t xml:space="preserve">  Source code other than that available from the European Space Agency is available at </w:t>
      </w:r>
      <w:hyperlink r:id="rId25" w:history="1">
        <w:r w:rsidR="00811C01" w:rsidRPr="008F54E2">
          <w:rPr>
            <w:rStyle w:val="Hyperlink"/>
            <w:rFonts w:asciiTheme="majorHAnsi" w:hAnsiTheme="majorHAnsi" w:cstheme="majorHAnsi"/>
            <w:color w:val="auto"/>
            <w:u w:val="none"/>
          </w:rPr>
          <w:t>https://github.com/rfernand387/downscaling</w:t>
        </w:r>
      </w:hyperlink>
      <w:r w:rsidR="00811C01" w:rsidRPr="00BA548D">
        <w:rPr>
          <w:rFonts w:asciiTheme="majorHAnsi" w:hAnsiTheme="majorHAnsi" w:cstheme="majorHAnsi"/>
        </w:rPr>
        <w:t xml:space="preserve"> (</w:t>
      </w:r>
      <w:hyperlink r:id="rId26" w:history="1">
        <w:r w:rsidR="00BA548D" w:rsidRPr="008F54E2">
          <w:rPr>
            <w:rStyle w:val="Hyperlink"/>
            <w:rFonts w:asciiTheme="majorHAnsi" w:hAnsiTheme="majorHAnsi" w:cstheme="majorHAnsi"/>
            <w:color w:val="auto"/>
            <w:u w:val="none"/>
            <w:shd w:val="clear" w:color="auto" w:fill="FFFFFF"/>
          </w:rPr>
          <w:t>DOI: 10.5281/zenodo.5227592</w:t>
        </w:r>
      </w:hyperlink>
      <w:r w:rsidR="00BA548D" w:rsidRPr="008F54E2">
        <w:rPr>
          <w:rFonts w:asciiTheme="majorHAnsi" w:hAnsiTheme="majorHAnsi" w:cstheme="majorHAnsi"/>
        </w:rPr>
        <w:t xml:space="preserve"> </w:t>
      </w:r>
      <w:r w:rsidR="00811C01" w:rsidRPr="00BA548D">
        <w:rPr>
          <w:rFonts w:asciiTheme="majorHAnsi" w:hAnsiTheme="majorHAnsi" w:cstheme="majorHAnsi"/>
        </w:rPr>
        <w:t>Accessed August 19, 2021).</w:t>
      </w:r>
    </w:p>
    <w:p w14:paraId="1DBAFCFD" w14:textId="77777777" w:rsidR="006D4A9D" w:rsidRDefault="006D4A9D" w:rsidP="006D4A9D">
      <w:pPr>
        <w:keepNext/>
      </w:pPr>
      <w:r>
        <w:rPr>
          <w:noProof/>
          <w:lang w:val="en-CA"/>
        </w:rPr>
        <w:drawing>
          <wp:inline distT="0" distB="0" distL="0" distR="0" wp14:anchorId="69EBE76B" wp14:editId="20F4ACC2">
            <wp:extent cx="5338080" cy="6578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V3L2BProcessingNewfig (1).emf"/>
                    <pic:cNvPicPr/>
                  </pic:nvPicPr>
                  <pic:blipFill rotWithShape="1">
                    <a:blip r:embed="rId27">
                      <a:extLst>
                        <a:ext uri="{28A0092B-C50C-407E-A947-70E740481C1C}">
                          <a14:useLocalDpi xmlns:a14="http://schemas.microsoft.com/office/drawing/2010/main" val="0"/>
                        </a:ext>
                      </a:extLst>
                    </a:blip>
                    <a:srcRect b="7543"/>
                    <a:stretch/>
                  </pic:blipFill>
                  <pic:spPr bwMode="auto">
                    <a:xfrm>
                      <a:off x="0" y="0"/>
                      <a:ext cx="5354837" cy="6599147"/>
                    </a:xfrm>
                    <a:prstGeom prst="rect">
                      <a:avLst/>
                    </a:prstGeom>
                    <a:ln>
                      <a:noFill/>
                    </a:ln>
                    <a:extLst>
                      <a:ext uri="{53640926-AAD7-44D8-BBD7-CCE9431645EC}">
                        <a14:shadowObscured xmlns:a14="http://schemas.microsoft.com/office/drawing/2010/main"/>
                      </a:ext>
                    </a:extLst>
                  </pic:spPr>
                </pic:pic>
              </a:graphicData>
            </a:graphic>
          </wp:inline>
        </w:drawing>
      </w:r>
    </w:p>
    <w:p w14:paraId="29883A19" w14:textId="69A6A4F1" w:rsidR="006D4A9D" w:rsidRPr="008F54E2" w:rsidRDefault="006D4A9D" w:rsidP="006D4A9D">
      <w:pPr>
        <w:pStyle w:val="Caption"/>
        <w:rPr>
          <w:rFonts w:asciiTheme="majorHAnsi" w:hAnsiTheme="majorHAnsi" w:cstheme="majorHAnsi"/>
          <w:i w:val="0"/>
          <w:iCs w:val="0"/>
          <w:color w:val="auto"/>
          <w:sz w:val="22"/>
          <w:szCs w:val="22"/>
        </w:rPr>
      </w:pPr>
      <w:bookmarkStart w:id="16" w:name="_Ref77790195"/>
      <w:bookmarkStart w:id="17" w:name="_Ref77790190"/>
      <w:r w:rsidRPr="008F54E2">
        <w:rPr>
          <w:rFonts w:asciiTheme="majorHAnsi" w:hAnsiTheme="majorHAnsi" w:cstheme="majorHAnsi"/>
          <w:i w:val="0"/>
          <w:iCs w:val="0"/>
          <w:color w:val="auto"/>
          <w:sz w:val="22"/>
          <w:szCs w:val="22"/>
        </w:rPr>
        <w:t xml:space="preserve">Figure </w:t>
      </w:r>
      <w:r w:rsidRPr="008F54E2">
        <w:rPr>
          <w:rFonts w:asciiTheme="majorHAnsi" w:hAnsiTheme="majorHAnsi" w:cstheme="majorHAnsi"/>
          <w:i w:val="0"/>
          <w:iCs w:val="0"/>
          <w:color w:val="auto"/>
          <w:sz w:val="22"/>
          <w:szCs w:val="22"/>
        </w:rPr>
        <w:fldChar w:fldCharType="begin"/>
      </w:r>
      <w:r w:rsidRPr="008F54E2">
        <w:rPr>
          <w:rFonts w:asciiTheme="majorHAnsi" w:hAnsiTheme="majorHAnsi" w:cstheme="majorHAnsi"/>
          <w:i w:val="0"/>
          <w:iCs w:val="0"/>
          <w:color w:val="auto"/>
          <w:sz w:val="22"/>
          <w:szCs w:val="22"/>
        </w:rPr>
        <w:instrText xml:space="preserve"> SEQ Figure \* ARABIC </w:instrText>
      </w:r>
      <w:r w:rsidRPr="008F54E2">
        <w:rPr>
          <w:rFonts w:asciiTheme="majorHAnsi" w:hAnsiTheme="majorHAnsi" w:cstheme="majorHAnsi"/>
          <w:i w:val="0"/>
          <w:iCs w:val="0"/>
          <w:color w:val="auto"/>
          <w:sz w:val="22"/>
          <w:szCs w:val="22"/>
        </w:rPr>
        <w:fldChar w:fldCharType="separate"/>
      </w:r>
      <w:r w:rsidR="008A5C36" w:rsidRPr="008F54E2">
        <w:rPr>
          <w:rFonts w:asciiTheme="majorHAnsi" w:hAnsiTheme="majorHAnsi" w:cstheme="majorHAnsi"/>
          <w:i w:val="0"/>
          <w:iCs w:val="0"/>
          <w:noProof/>
          <w:color w:val="auto"/>
          <w:sz w:val="22"/>
          <w:szCs w:val="22"/>
        </w:rPr>
        <w:t>2</w:t>
      </w:r>
      <w:r w:rsidRPr="008F54E2">
        <w:rPr>
          <w:rFonts w:asciiTheme="majorHAnsi" w:hAnsiTheme="majorHAnsi" w:cstheme="majorHAnsi"/>
          <w:i w:val="0"/>
          <w:iCs w:val="0"/>
          <w:color w:val="auto"/>
          <w:sz w:val="22"/>
          <w:szCs w:val="22"/>
        </w:rPr>
        <w:fldChar w:fldCharType="end"/>
      </w:r>
      <w:bookmarkEnd w:id="16"/>
      <w:r w:rsidRPr="008F54E2">
        <w:rPr>
          <w:rFonts w:asciiTheme="majorHAnsi" w:hAnsiTheme="majorHAnsi" w:cstheme="majorHAnsi"/>
          <w:i w:val="0"/>
          <w:iCs w:val="0"/>
          <w:color w:val="auto"/>
          <w:sz w:val="22"/>
          <w:szCs w:val="22"/>
        </w:rPr>
        <w:t xml:space="preserve">.  Method used </w:t>
      </w:r>
      <w:r w:rsidR="00207626" w:rsidRPr="008F54E2">
        <w:rPr>
          <w:rFonts w:asciiTheme="majorHAnsi" w:hAnsiTheme="majorHAnsi" w:cstheme="majorHAnsi"/>
          <w:i w:val="0"/>
          <w:iCs w:val="0"/>
          <w:color w:val="auto"/>
          <w:sz w:val="22"/>
          <w:szCs w:val="22"/>
        </w:rPr>
        <w:t xml:space="preserve">at </w:t>
      </w:r>
      <w:r w:rsidRPr="008F54E2">
        <w:rPr>
          <w:rFonts w:asciiTheme="majorHAnsi" w:hAnsiTheme="majorHAnsi" w:cstheme="majorHAnsi"/>
          <w:i w:val="0"/>
          <w:iCs w:val="0"/>
          <w:color w:val="auto"/>
          <w:sz w:val="22"/>
          <w:szCs w:val="22"/>
        </w:rPr>
        <w:t xml:space="preserve">each </w:t>
      </w:r>
      <w:r w:rsidR="00FC0116" w:rsidRPr="008F54E2">
        <w:rPr>
          <w:rFonts w:asciiTheme="majorHAnsi" w:hAnsiTheme="majorHAnsi" w:cstheme="majorHAnsi"/>
          <w:i w:val="0"/>
          <w:iCs w:val="0"/>
          <w:color w:val="auto"/>
          <w:sz w:val="22"/>
          <w:szCs w:val="22"/>
        </w:rPr>
        <w:t>site (</w:t>
      </w:r>
      <w:r w:rsidR="000A18E0" w:rsidRPr="008F54E2">
        <w:rPr>
          <w:rFonts w:asciiTheme="majorHAnsi" w:hAnsiTheme="majorHAnsi" w:cstheme="majorHAnsi"/>
          <w:i w:val="0"/>
          <w:iCs w:val="0"/>
          <w:color w:val="auto"/>
          <w:sz w:val="22"/>
          <w:szCs w:val="22"/>
        </w:rPr>
        <w:t>l</w:t>
      </w:r>
      <w:r w:rsidRPr="008F54E2">
        <w:rPr>
          <w:rFonts w:asciiTheme="majorHAnsi" w:hAnsiTheme="majorHAnsi" w:cstheme="majorHAnsi"/>
          <w:i w:val="0"/>
          <w:iCs w:val="0"/>
          <w:color w:val="auto"/>
          <w:sz w:val="22"/>
          <w:szCs w:val="22"/>
        </w:rPr>
        <w:t>ettered dashed boxes corresponding to sub-sections in text</w:t>
      </w:r>
      <w:r w:rsidR="000C1949" w:rsidRPr="008F54E2">
        <w:rPr>
          <w:rFonts w:asciiTheme="majorHAnsi" w:hAnsiTheme="majorHAnsi" w:cstheme="majorHAnsi"/>
          <w:i w:val="0"/>
          <w:iCs w:val="0"/>
          <w:color w:val="auto"/>
          <w:sz w:val="22"/>
          <w:szCs w:val="22"/>
        </w:rPr>
        <w:t>)</w:t>
      </w:r>
      <w:r w:rsidRPr="008F54E2">
        <w:rPr>
          <w:rFonts w:asciiTheme="majorHAnsi" w:hAnsiTheme="majorHAnsi" w:cstheme="majorHAnsi"/>
          <w:i w:val="0"/>
          <w:iCs w:val="0"/>
          <w:color w:val="auto"/>
          <w:sz w:val="22"/>
          <w:szCs w:val="22"/>
        </w:rPr>
        <w:t>.</w:t>
      </w:r>
      <w:bookmarkEnd w:id="17"/>
    </w:p>
    <w:p w14:paraId="6A298FCB" w14:textId="31237678" w:rsidR="006D4A9D" w:rsidRDefault="006D4A9D" w:rsidP="00795EBF">
      <w:pPr>
        <w:pStyle w:val="Heading2"/>
        <w:numPr>
          <w:ilvl w:val="0"/>
          <w:numId w:val="11"/>
        </w:numPr>
      </w:pPr>
      <w:r>
        <w:lastRenderedPageBreak/>
        <w:t>S2 MSI L1C Co-Registration</w:t>
      </w:r>
    </w:p>
    <w:p w14:paraId="577E6039" w14:textId="77777777" w:rsidR="006D4A9D" w:rsidRPr="00795EBF" w:rsidRDefault="006D4A9D" w:rsidP="006D4A9D">
      <w:pPr>
        <w:rPr>
          <w:rFonts w:asciiTheme="majorHAnsi" w:hAnsiTheme="majorHAnsi" w:cstheme="majorHAnsi"/>
        </w:rPr>
      </w:pPr>
    </w:p>
    <w:p w14:paraId="263E3FC1" w14:textId="5BC71BB1" w:rsidR="006D4A9D" w:rsidRPr="00795EBF" w:rsidRDefault="006D4A9D" w:rsidP="006D4A9D">
      <w:pPr>
        <w:spacing w:line="360" w:lineRule="auto"/>
        <w:rPr>
          <w:rFonts w:asciiTheme="majorHAnsi" w:hAnsiTheme="majorHAnsi" w:cstheme="majorHAnsi"/>
          <w:lang w:val="en-CA"/>
        </w:rPr>
      </w:pPr>
      <w:r w:rsidRPr="00795EBF">
        <w:rPr>
          <w:rFonts w:asciiTheme="majorHAnsi" w:hAnsiTheme="majorHAnsi" w:cstheme="majorHAnsi"/>
          <w:lang w:val="en-CA"/>
        </w:rPr>
        <w:t>AROSICS (</w:t>
      </w:r>
      <w:r w:rsidRPr="00795EBF">
        <w:rPr>
          <w:rFonts w:asciiTheme="majorHAnsi" w:eastAsia="Times New Roman" w:hAnsiTheme="majorHAnsi" w:cstheme="majorHAnsi"/>
          <w:lang w:val="en-CA"/>
        </w:rPr>
        <w:t>Scheffler</w:t>
      </w:r>
      <w:r w:rsidRPr="00795EBF">
        <w:rPr>
          <w:rFonts w:asciiTheme="majorHAnsi" w:hAnsiTheme="majorHAnsi" w:cstheme="majorHAnsi"/>
          <w:lang w:val="en-CA"/>
        </w:rPr>
        <w:t xml:space="preserve"> et. al, 2017) was used to automatically co-register and resample WV3 imagery to corresponding MSI images. AROSICS</w:t>
      </w:r>
      <w:r w:rsidR="00DB19D7" w:rsidRPr="00795EBF">
        <w:rPr>
          <w:rFonts w:asciiTheme="majorHAnsi" w:hAnsiTheme="majorHAnsi" w:cstheme="majorHAnsi"/>
          <w:lang w:val="en-CA"/>
        </w:rPr>
        <w:t xml:space="preserve"> </w:t>
      </w:r>
      <w:r w:rsidR="008C437C" w:rsidRPr="000A18E0">
        <w:rPr>
          <w:rFonts w:asciiTheme="majorHAnsi" w:hAnsiTheme="majorHAnsi" w:cstheme="majorHAnsi"/>
          <w:lang w:val="en-CA"/>
        </w:rPr>
        <w:t>finds</w:t>
      </w:r>
      <w:r w:rsidR="008C437C">
        <w:rPr>
          <w:rFonts w:asciiTheme="majorHAnsi" w:hAnsiTheme="majorHAnsi" w:cstheme="majorHAnsi"/>
          <w:lang w:val="en-CA"/>
        </w:rPr>
        <w:t xml:space="preserve"> matching tie points between </w:t>
      </w:r>
      <w:r w:rsidR="000E0CC4">
        <w:rPr>
          <w:rFonts w:asciiTheme="majorHAnsi" w:hAnsiTheme="majorHAnsi" w:cstheme="majorHAnsi"/>
          <w:lang w:val="en-CA"/>
        </w:rPr>
        <w:t xml:space="preserve">an input and target </w:t>
      </w:r>
      <w:r w:rsidR="008C437C">
        <w:rPr>
          <w:rFonts w:asciiTheme="majorHAnsi" w:hAnsiTheme="majorHAnsi" w:cstheme="majorHAnsi"/>
          <w:lang w:val="en-CA"/>
        </w:rPr>
        <w:t xml:space="preserve">single band </w:t>
      </w:r>
      <w:r w:rsidRPr="00795EBF">
        <w:rPr>
          <w:rFonts w:asciiTheme="majorHAnsi" w:hAnsiTheme="majorHAnsi" w:cstheme="majorHAnsi"/>
          <w:lang w:val="en-CA"/>
        </w:rPr>
        <w:t xml:space="preserve">image with differing spatial resolutions </w:t>
      </w:r>
      <w:r w:rsidR="008C437C">
        <w:rPr>
          <w:rFonts w:asciiTheme="majorHAnsi" w:hAnsiTheme="majorHAnsi" w:cstheme="majorHAnsi"/>
          <w:lang w:val="en-CA"/>
        </w:rPr>
        <w:t>using</w:t>
      </w:r>
      <w:r w:rsidRPr="00795EBF">
        <w:rPr>
          <w:rFonts w:asciiTheme="majorHAnsi" w:hAnsiTheme="majorHAnsi" w:cstheme="majorHAnsi"/>
          <w:lang w:val="en-CA"/>
        </w:rPr>
        <w:t xml:space="preserve"> local spatial frequency similarity. </w:t>
      </w:r>
      <w:r w:rsidR="00725E0D" w:rsidRPr="00795EBF">
        <w:rPr>
          <w:rFonts w:asciiTheme="majorHAnsi" w:hAnsiTheme="majorHAnsi" w:cstheme="majorHAnsi"/>
          <w:lang w:val="en-CA"/>
        </w:rPr>
        <w:t>Input pixels are geolocated in the target image using local rational</w:t>
      </w:r>
      <w:r w:rsidRPr="00795EBF">
        <w:rPr>
          <w:rFonts w:asciiTheme="majorHAnsi" w:hAnsiTheme="majorHAnsi" w:cstheme="majorHAnsi"/>
          <w:lang w:val="en-CA"/>
        </w:rPr>
        <w:t xml:space="preserve"> polynomials </w:t>
      </w:r>
      <w:r w:rsidR="00725E0D" w:rsidRPr="00795EBF">
        <w:rPr>
          <w:rFonts w:asciiTheme="majorHAnsi" w:hAnsiTheme="majorHAnsi" w:cstheme="majorHAnsi"/>
          <w:lang w:val="en-CA"/>
        </w:rPr>
        <w:t xml:space="preserve">robustly </w:t>
      </w:r>
      <w:r w:rsidRPr="00795EBF">
        <w:rPr>
          <w:rFonts w:asciiTheme="majorHAnsi" w:hAnsiTheme="majorHAnsi" w:cstheme="majorHAnsi"/>
          <w:lang w:val="en-CA"/>
        </w:rPr>
        <w:t xml:space="preserve">fitted </w:t>
      </w:r>
      <w:r w:rsidR="000E0CC4">
        <w:rPr>
          <w:rFonts w:asciiTheme="majorHAnsi" w:hAnsiTheme="majorHAnsi" w:cstheme="majorHAnsi"/>
          <w:lang w:val="en-CA"/>
        </w:rPr>
        <w:t>to local</w:t>
      </w:r>
      <w:r w:rsidR="000E0CC4" w:rsidRPr="00795EBF">
        <w:rPr>
          <w:rFonts w:asciiTheme="majorHAnsi" w:hAnsiTheme="majorHAnsi" w:cstheme="majorHAnsi"/>
          <w:lang w:val="en-CA"/>
        </w:rPr>
        <w:t xml:space="preserve"> </w:t>
      </w:r>
      <w:r w:rsidR="000225F9">
        <w:rPr>
          <w:rFonts w:asciiTheme="majorHAnsi" w:hAnsiTheme="majorHAnsi" w:cstheme="majorHAnsi"/>
          <w:lang w:val="en-CA"/>
        </w:rPr>
        <w:t>tie points</w:t>
      </w:r>
      <w:r w:rsidRPr="00795EBF">
        <w:rPr>
          <w:rFonts w:asciiTheme="majorHAnsi" w:hAnsiTheme="majorHAnsi" w:cstheme="majorHAnsi"/>
          <w:lang w:val="en-CA"/>
        </w:rPr>
        <w:t xml:space="preserve">. Bi-cubic resampling is used to estimate the co-registered input WV3 image, still at 2m resolution. For each </w:t>
      </w:r>
      <w:r w:rsidR="00725E0D" w:rsidRPr="00795EBF">
        <w:rPr>
          <w:rFonts w:asciiTheme="majorHAnsi" w:hAnsiTheme="majorHAnsi" w:cstheme="majorHAnsi"/>
          <w:lang w:val="en-CA"/>
        </w:rPr>
        <w:t>site</w:t>
      </w:r>
      <w:r w:rsidRPr="00795EBF">
        <w:rPr>
          <w:rFonts w:asciiTheme="majorHAnsi" w:hAnsiTheme="majorHAnsi" w:cstheme="majorHAnsi"/>
          <w:lang w:val="en-CA"/>
        </w:rPr>
        <w:t>, AROSICS was separately applied to the WV3 and MSI green bands and the WV3 and 10m MSI near infrared (NIR) bands. The solution with the maximum matching tie point density was selected. The WV3 pan-chromatic band was not selected as synthesizing the MSI spectral equivalent would be non-trivial.</w:t>
      </w:r>
    </w:p>
    <w:p w14:paraId="3D2088CF" w14:textId="77777777" w:rsidR="006D4A9D" w:rsidRPr="00795EBF" w:rsidRDefault="006D4A9D" w:rsidP="006D4A9D">
      <w:pPr>
        <w:spacing w:line="360" w:lineRule="auto"/>
        <w:rPr>
          <w:rFonts w:asciiTheme="majorHAnsi" w:hAnsiTheme="majorHAnsi" w:cstheme="majorHAnsi"/>
          <w:lang w:val="en-CA"/>
        </w:rPr>
      </w:pPr>
    </w:p>
    <w:p w14:paraId="242D41CC" w14:textId="6EB10BDC" w:rsidR="006D4A9D" w:rsidRPr="00795EBF" w:rsidRDefault="006D4A9D" w:rsidP="006D4A9D">
      <w:pPr>
        <w:spacing w:line="360" w:lineRule="auto"/>
        <w:rPr>
          <w:rFonts w:asciiTheme="majorHAnsi" w:hAnsiTheme="majorHAnsi" w:cstheme="majorHAnsi"/>
        </w:rPr>
      </w:pPr>
      <w:r w:rsidRPr="00795EBF">
        <w:rPr>
          <w:rFonts w:asciiTheme="majorHAnsi" w:hAnsiTheme="majorHAnsi" w:cstheme="majorHAnsi"/>
          <w:lang w:val="en-CA"/>
        </w:rPr>
        <w:t>Co-registration uncertainty was not measured quantitatively. Comparisons to reference geospatial layers would not be relevant as the MSI geolocation uncertainty implies that the co</w:t>
      </w:r>
      <w:r w:rsidR="00FC0116">
        <w:rPr>
          <w:rFonts w:asciiTheme="majorHAnsi" w:hAnsiTheme="majorHAnsi" w:cstheme="majorHAnsi"/>
          <w:lang w:val="en-CA"/>
        </w:rPr>
        <w:t>-</w:t>
      </w:r>
      <w:r w:rsidRPr="00795EBF">
        <w:rPr>
          <w:rFonts w:asciiTheme="majorHAnsi" w:hAnsiTheme="majorHAnsi" w:cstheme="majorHAnsi"/>
          <w:lang w:val="en-CA"/>
        </w:rPr>
        <w:t>registered 2m resolution WV3 image will still have an absolute geolocation uncertainty (bias) of up to 11m (5m) with 95.5% confidence. Quantitative assessment of spatial shifts between WV3 and MSI features was also not performed since there are few features that can be visually matched at &lt;10m resolution considering the ~10m FHWM PSF of MSI bands used for co-registration. Even if this w</w:t>
      </w:r>
      <w:r w:rsidR="00521C8C" w:rsidRPr="000225F9">
        <w:rPr>
          <w:rFonts w:asciiTheme="majorHAnsi" w:hAnsiTheme="majorHAnsi" w:cstheme="majorHAnsi"/>
          <w:lang w:val="en-CA"/>
        </w:rPr>
        <w:t>a</w:t>
      </w:r>
      <w:r w:rsidR="00521C8C">
        <w:rPr>
          <w:rFonts w:asciiTheme="majorHAnsi" w:hAnsiTheme="majorHAnsi" w:cstheme="majorHAnsi"/>
          <w:lang w:val="en-CA"/>
        </w:rPr>
        <w:t>s</w:t>
      </w:r>
      <w:r w:rsidRPr="00795EBF">
        <w:rPr>
          <w:rFonts w:asciiTheme="majorHAnsi" w:hAnsiTheme="majorHAnsi" w:cstheme="majorHAnsi"/>
          <w:lang w:val="en-CA"/>
        </w:rPr>
        <w:t xml:space="preserve"> feasible, the 1/3 pixel MSI band to band misregistration implies that a perfect single band co-registration would still </w:t>
      </w:r>
      <w:r w:rsidR="000225F9">
        <w:rPr>
          <w:rFonts w:asciiTheme="majorHAnsi" w:hAnsiTheme="majorHAnsi" w:cstheme="majorHAnsi"/>
          <w:lang w:val="en-CA"/>
        </w:rPr>
        <w:t>imply</w:t>
      </w:r>
      <w:r w:rsidRPr="00795EBF">
        <w:rPr>
          <w:rFonts w:asciiTheme="majorHAnsi" w:hAnsiTheme="majorHAnsi" w:cstheme="majorHAnsi"/>
          <w:lang w:val="en-CA"/>
        </w:rPr>
        <w:t xml:space="preserve"> additional uncertainty for other bands. Instead, co-registration was visually assessed for each WV3-MSI image pair by sampling 10 mixed MSI pixels at non-shadowed edges of water bodies or buildings and visually verifying that an edge between cover types was clearly indicated in the co-registered WV3 pixels using </w:t>
      </w:r>
      <w:r w:rsidR="000225F9">
        <w:rPr>
          <w:rFonts w:asciiTheme="majorHAnsi" w:hAnsiTheme="majorHAnsi" w:cstheme="majorHAnsi"/>
          <w:lang w:val="en-CA"/>
        </w:rPr>
        <w:t xml:space="preserve">a </w:t>
      </w:r>
      <w:r w:rsidRPr="00795EBF">
        <w:rPr>
          <w:rFonts w:asciiTheme="majorHAnsi" w:hAnsiTheme="majorHAnsi" w:cstheme="majorHAnsi"/>
          <w:lang w:val="en-CA"/>
        </w:rPr>
        <w:t xml:space="preserve">true colour </w:t>
      </w:r>
      <w:r w:rsidR="000225F9">
        <w:rPr>
          <w:rFonts w:asciiTheme="majorHAnsi" w:hAnsiTheme="majorHAnsi" w:cstheme="majorHAnsi"/>
          <w:lang w:val="en-CA"/>
        </w:rPr>
        <w:t>WV3 image</w:t>
      </w:r>
      <w:r w:rsidRPr="00795EBF">
        <w:rPr>
          <w:rFonts w:asciiTheme="majorHAnsi" w:hAnsiTheme="majorHAnsi" w:cstheme="majorHAnsi"/>
          <w:lang w:val="en-CA"/>
        </w:rPr>
        <w:t>. This evaluation at least confirms a co-registration uncertainty of less than 10m over the assessed samples. The 10 images used in this study satisfied this requirement at all ten sampled pixels.</w:t>
      </w:r>
    </w:p>
    <w:p w14:paraId="7741E55B" w14:textId="3462CA92" w:rsidR="006D4A9D" w:rsidRDefault="006D4A9D" w:rsidP="00795EBF">
      <w:pPr>
        <w:pStyle w:val="Heading2"/>
        <w:numPr>
          <w:ilvl w:val="0"/>
          <w:numId w:val="11"/>
        </w:numPr>
        <w:rPr>
          <w:lang w:val="en-CA"/>
        </w:rPr>
      </w:pPr>
      <w:r>
        <w:rPr>
          <w:lang w:val="en-CA"/>
        </w:rPr>
        <w:t>MSI Level 1</w:t>
      </w:r>
      <w:r w:rsidR="00725E0D">
        <w:rPr>
          <w:lang w:val="en-CA"/>
        </w:rPr>
        <w:t>c</w:t>
      </w:r>
      <w:r>
        <w:rPr>
          <w:lang w:val="en-CA"/>
        </w:rPr>
        <w:t xml:space="preserve"> to MSI Level 2a Processing</w:t>
      </w:r>
    </w:p>
    <w:p w14:paraId="3608C161" w14:textId="77777777" w:rsidR="006D4A9D" w:rsidRDefault="006D4A9D" w:rsidP="006D4A9D">
      <w:pPr>
        <w:rPr>
          <w:lang w:val="en-CA"/>
        </w:rPr>
      </w:pPr>
    </w:p>
    <w:p w14:paraId="400B4D14" w14:textId="064D4DF3" w:rsidR="006D4A9D" w:rsidRPr="00795EBF" w:rsidRDefault="006D4A9D" w:rsidP="006D4A9D">
      <w:pPr>
        <w:spacing w:line="360" w:lineRule="auto"/>
        <w:rPr>
          <w:rFonts w:asciiTheme="majorHAnsi" w:hAnsiTheme="majorHAnsi" w:cstheme="majorHAnsi"/>
          <w:lang w:val="en-CA"/>
        </w:rPr>
      </w:pPr>
      <w:r w:rsidRPr="00795EBF">
        <w:rPr>
          <w:rFonts w:asciiTheme="majorHAnsi" w:hAnsiTheme="majorHAnsi" w:cstheme="majorHAnsi"/>
          <w:lang w:val="en-CA"/>
        </w:rPr>
        <w:t>MSI L1</w:t>
      </w:r>
      <w:r w:rsidR="000704FE">
        <w:rPr>
          <w:rFonts w:asciiTheme="majorHAnsi" w:hAnsiTheme="majorHAnsi" w:cstheme="majorHAnsi"/>
          <w:lang w:val="en-CA"/>
        </w:rPr>
        <w:t>c</w:t>
      </w:r>
      <w:r w:rsidRPr="00795EBF">
        <w:rPr>
          <w:rFonts w:asciiTheme="majorHAnsi" w:hAnsiTheme="majorHAnsi" w:cstheme="majorHAnsi"/>
          <w:lang w:val="en-CA"/>
        </w:rPr>
        <w:t xml:space="preserve"> products were processed to L2</w:t>
      </w:r>
      <w:r w:rsidR="000704FE">
        <w:rPr>
          <w:rFonts w:asciiTheme="majorHAnsi" w:hAnsiTheme="majorHAnsi" w:cstheme="majorHAnsi"/>
          <w:lang w:val="en-CA"/>
        </w:rPr>
        <w:t xml:space="preserve">a </w:t>
      </w:r>
      <w:r w:rsidRPr="00795EBF">
        <w:rPr>
          <w:rFonts w:asciiTheme="majorHAnsi" w:hAnsiTheme="majorHAnsi" w:cstheme="majorHAnsi"/>
          <w:lang w:val="en-CA"/>
        </w:rPr>
        <w:t xml:space="preserve">bottom-of-atmosphere reflectance using the </w:t>
      </w:r>
      <w:sdt>
        <w:sdtPr>
          <w:rPr>
            <w:rFonts w:asciiTheme="majorHAnsi" w:hAnsiTheme="majorHAnsi" w:cstheme="majorHAnsi"/>
          </w:rPr>
          <w:tag w:val="goog_rdk_1"/>
          <w:id w:val="-586001235"/>
        </w:sdtPr>
        <w:sdtContent/>
      </w:sdt>
      <w:r w:rsidRPr="00795EBF">
        <w:rPr>
          <w:rFonts w:asciiTheme="majorHAnsi" w:hAnsiTheme="majorHAnsi" w:cstheme="majorHAnsi"/>
          <w:lang w:val="en-CA"/>
        </w:rPr>
        <w:t>SEN2COR v2.5.5 with default settings (</w:t>
      </w:r>
      <w:r w:rsidRPr="00795EBF">
        <w:rPr>
          <w:rFonts w:asciiTheme="majorHAnsi" w:hAnsiTheme="majorHAnsi" w:cstheme="majorHAnsi"/>
          <w:noProof/>
        </w:rPr>
        <w:t>Müller-Wilm, 2018</w:t>
      </w:r>
      <w:r w:rsidRPr="00795EBF">
        <w:rPr>
          <w:rFonts w:asciiTheme="majorHAnsi" w:hAnsiTheme="majorHAnsi" w:cstheme="majorHAnsi"/>
          <w:lang w:val="en-CA"/>
        </w:rPr>
        <w:t>). SEN2CO</w:t>
      </w:r>
      <w:r w:rsidR="00725E0D" w:rsidRPr="00795EBF">
        <w:rPr>
          <w:rFonts w:asciiTheme="majorHAnsi" w:hAnsiTheme="majorHAnsi" w:cstheme="majorHAnsi"/>
          <w:lang w:val="en-CA"/>
        </w:rPr>
        <w:t>R</w:t>
      </w:r>
      <w:r w:rsidRPr="00795EBF">
        <w:rPr>
          <w:rFonts w:asciiTheme="majorHAnsi" w:hAnsiTheme="majorHAnsi" w:cstheme="majorHAnsi"/>
          <w:lang w:val="en-CA"/>
        </w:rPr>
        <w:t xml:space="preserve"> uses spatially variable estimates of atmosphere parameters - water vapour from the L1C image, tropospheric ozone from the auxiliary data acquired automatically from the European Centre for Midrange Weather Forecasting, and aerosol optical depth at 550nm from a dense dark vegetation approach – to perform atmospheric correction. It also identifies </w:t>
      </w:r>
      <w:r w:rsidRPr="00795EBF">
        <w:rPr>
          <w:rFonts w:asciiTheme="majorHAnsi" w:hAnsiTheme="majorHAnsi" w:cstheme="majorHAnsi"/>
          <w:lang w:val="en-CA"/>
        </w:rPr>
        <w:lastRenderedPageBreak/>
        <w:t>clear sky land pixels using ancillary land/water masks and a combination of heuristics and geometric processing to map clouds and cloud shadows. The uncertainty of using SEN2COR bottom-of-atmosphere reflectance to estimate surface reflectance (</w:t>
      </w:r>
      <m:oMath>
        <m:r>
          <w:rPr>
            <w:rFonts w:ascii="Cambria Math" w:hAnsi="Cambria Math" w:cstheme="majorHAnsi"/>
            <w:lang w:val="en-CA"/>
          </w:rPr>
          <m:t>ρ</m:t>
        </m:r>
      </m:oMath>
      <w:r w:rsidRPr="00795EBF">
        <w:rPr>
          <w:rFonts w:asciiTheme="majorHAnsi" w:hAnsiTheme="majorHAnsi" w:cstheme="majorHAnsi"/>
          <w:lang w:val="en-CA"/>
        </w:rPr>
        <w:t xml:space="preserve">) is </w:t>
      </w:r>
      <m:oMath>
        <m:r>
          <w:rPr>
            <w:rFonts w:ascii="Cambria Math" w:hAnsi="Cambria Math" w:cstheme="majorHAnsi"/>
            <w:lang w:val="en-CA"/>
          </w:rPr>
          <m:t>0.05ρ+0.005</m:t>
        </m:r>
      </m:oMath>
      <w:r w:rsidRPr="00795EBF" w:rsidDel="009A0848">
        <w:rPr>
          <w:rFonts w:asciiTheme="majorHAnsi" w:hAnsiTheme="majorHAnsi" w:cstheme="majorHAnsi"/>
          <w:lang w:val="en-CA"/>
        </w:rPr>
        <w:t xml:space="preserve"> </w:t>
      </w:r>
      <w:r w:rsidRPr="00795EBF">
        <w:rPr>
          <w:rFonts w:asciiTheme="majorHAnsi" w:hAnsiTheme="majorHAnsi" w:cstheme="majorHAnsi"/>
          <w:lang w:val="en-CA"/>
        </w:rPr>
        <w:t>, 67.5% confidence interval, for relatively clear sky conditions (Doxani et al., 2018) except o</w:t>
      </w:r>
      <w:r w:rsidR="008C437C">
        <w:rPr>
          <w:rFonts w:asciiTheme="majorHAnsi" w:hAnsiTheme="majorHAnsi" w:cstheme="majorHAnsi"/>
          <w:lang w:val="en-CA"/>
        </w:rPr>
        <w:t>ver mountainous terrain where it</w:t>
      </w:r>
      <w:r w:rsidRPr="00795EBF">
        <w:rPr>
          <w:rFonts w:asciiTheme="majorHAnsi" w:hAnsiTheme="majorHAnsi" w:cstheme="majorHAnsi"/>
          <w:lang w:val="en-CA"/>
        </w:rPr>
        <w:t xml:space="preserve"> can </w:t>
      </w:r>
      <w:r w:rsidR="008C437C">
        <w:rPr>
          <w:rFonts w:asciiTheme="majorHAnsi" w:hAnsiTheme="majorHAnsi" w:cstheme="majorHAnsi"/>
          <w:lang w:val="en-CA"/>
        </w:rPr>
        <w:t>exceed 0.10 in near-infrared bands</w:t>
      </w:r>
      <w:r w:rsidRPr="00795EBF">
        <w:rPr>
          <w:rFonts w:asciiTheme="majorHAnsi" w:hAnsiTheme="majorHAnsi" w:cstheme="majorHAnsi"/>
          <w:lang w:val="en-CA"/>
        </w:rPr>
        <w:t xml:space="preserve"> (Djamai and Fernandes, 2018).</w:t>
      </w:r>
    </w:p>
    <w:p w14:paraId="67284FE7" w14:textId="3766C0D6" w:rsidR="006D4A9D" w:rsidRPr="004C2FEE" w:rsidRDefault="006D4A9D" w:rsidP="00795EBF">
      <w:pPr>
        <w:pStyle w:val="Heading2"/>
      </w:pPr>
      <w:r>
        <w:t>c. Downscaled MSI L2b Products</w:t>
      </w:r>
    </w:p>
    <w:p w14:paraId="108E2FB5" w14:textId="77777777" w:rsidR="006D4A9D" w:rsidRPr="004C2FEE" w:rsidRDefault="006D4A9D" w:rsidP="006D4A9D">
      <w:pPr>
        <w:spacing w:line="360" w:lineRule="auto"/>
        <w:rPr>
          <w:rFonts w:asciiTheme="majorHAnsi" w:hAnsiTheme="majorHAnsi" w:cstheme="majorHAnsi"/>
          <w:lang w:val="en-CA"/>
        </w:rPr>
      </w:pPr>
    </w:p>
    <w:p w14:paraId="6E57C826" w14:textId="315125A7" w:rsidR="002E68C2" w:rsidRDefault="002E68C2" w:rsidP="002E68C2">
      <w:pPr>
        <w:spacing w:line="360" w:lineRule="auto"/>
        <w:rPr>
          <w:rFonts w:asciiTheme="majorHAnsi" w:hAnsiTheme="majorHAnsi" w:cstheme="majorHAnsi"/>
          <w:lang w:val="en-CA"/>
        </w:rPr>
      </w:pPr>
      <w:r>
        <w:rPr>
          <w:rFonts w:asciiTheme="majorHAnsi" w:hAnsiTheme="majorHAnsi" w:cstheme="majorHAnsi"/>
          <w:lang w:val="en-CA"/>
        </w:rPr>
        <w:t xml:space="preserve">SL2P was used to generate L2b products from downscaled 10m resolution L2a MSI images. </w:t>
      </w:r>
      <w:r w:rsidRPr="00B5468B">
        <w:rPr>
          <w:rFonts w:asciiTheme="majorHAnsi" w:hAnsiTheme="majorHAnsi" w:cstheme="majorHAnsi"/>
          <w:lang w:val="en-CA"/>
        </w:rPr>
        <w:t xml:space="preserve">SL2P was applied in </w:t>
      </w:r>
      <w:r w:rsidR="00FC0116" w:rsidRPr="00B5468B">
        <w:rPr>
          <w:rFonts w:asciiTheme="majorHAnsi" w:hAnsiTheme="majorHAnsi" w:cstheme="majorHAnsi"/>
          <w:lang w:val="en-CA"/>
        </w:rPr>
        <w:t>MATLAB</w:t>
      </w:r>
      <w:r w:rsidRPr="00B5468B">
        <w:rPr>
          <w:rFonts w:asciiTheme="majorHAnsi" w:hAnsiTheme="majorHAnsi" w:cstheme="majorHAnsi"/>
          <w:lang w:val="en-CA"/>
        </w:rPr>
        <w:t xml:space="preserve"> (Mathworks, 2020) using single hidden layer field forward networks for each parameter in </w:t>
      </w:r>
      <w:r w:rsidRPr="00B5468B">
        <w:rPr>
          <w:rFonts w:asciiTheme="majorHAnsi" w:hAnsiTheme="majorHAnsi" w:cstheme="majorHAnsi"/>
          <w:lang w:val="en-CA"/>
        </w:rPr>
        <w:fldChar w:fldCharType="begin"/>
      </w:r>
      <w:r w:rsidRPr="00B5468B">
        <w:rPr>
          <w:rFonts w:asciiTheme="majorHAnsi" w:hAnsiTheme="majorHAnsi" w:cstheme="majorHAnsi"/>
          <w:lang w:val="en-CA"/>
        </w:rPr>
        <w:instrText xml:space="preserve"> REF _Ref71040532 \h  \* MERGEFORMAT </w:instrText>
      </w:r>
      <w:r w:rsidRPr="00B5468B">
        <w:rPr>
          <w:rFonts w:asciiTheme="majorHAnsi" w:hAnsiTheme="majorHAnsi" w:cstheme="majorHAnsi"/>
          <w:lang w:val="en-CA"/>
        </w:rPr>
      </w:r>
      <w:r w:rsidRPr="00B5468B">
        <w:rPr>
          <w:rFonts w:asciiTheme="majorHAnsi" w:hAnsiTheme="majorHAnsi" w:cstheme="majorHAnsi"/>
          <w:lang w:val="en-CA"/>
        </w:rPr>
        <w:fldChar w:fldCharType="separate"/>
      </w:r>
      <w:r w:rsidRPr="00B5468B">
        <w:rPr>
          <w:rFonts w:asciiTheme="majorHAnsi" w:hAnsiTheme="majorHAnsi" w:cstheme="majorHAnsi"/>
        </w:rPr>
        <w:t xml:space="preserve">Table </w:t>
      </w:r>
      <w:r w:rsidRPr="00B5468B">
        <w:rPr>
          <w:rFonts w:asciiTheme="majorHAnsi" w:hAnsiTheme="majorHAnsi" w:cstheme="majorHAnsi"/>
          <w:noProof/>
        </w:rPr>
        <w:t>2</w:t>
      </w:r>
      <w:r w:rsidRPr="00B5468B">
        <w:rPr>
          <w:rFonts w:asciiTheme="majorHAnsi" w:hAnsiTheme="majorHAnsi" w:cstheme="majorHAnsi"/>
          <w:lang w:val="en-CA"/>
        </w:rPr>
        <w:fldChar w:fldCharType="end"/>
      </w:r>
      <w:r w:rsidRPr="00B5468B">
        <w:rPr>
          <w:rFonts w:asciiTheme="majorHAnsi" w:hAnsiTheme="majorHAnsi" w:cstheme="majorHAnsi"/>
          <w:lang w:val="en-CA"/>
        </w:rPr>
        <w:t xml:space="preserve">, calibrated with radiative transfer model simulations as specified in Weiss and Baret (2016). A per pixel flag indicates if the inputs (outputs) are </w:t>
      </w:r>
      <w:r w:rsidR="00F3484F">
        <w:rPr>
          <w:rFonts w:asciiTheme="majorHAnsi" w:hAnsiTheme="majorHAnsi" w:cstheme="majorHAnsi"/>
          <w:lang w:val="en-CA"/>
        </w:rPr>
        <w:t xml:space="preserve">outside </w:t>
      </w:r>
      <w:r w:rsidRPr="00B5468B">
        <w:rPr>
          <w:rFonts w:asciiTheme="majorHAnsi" w:hAnsiTheme="majorHAnsi" w:cstheme="majorHAnsi"/>
          <w:lang w:val="en-CA"/>
        </w:rPr>
        <w:t>the domain (range) of the calibration data. Only unflagged pixels over clear sky land were considered valid.</w:t>
      </w:r>
    </w:p>
    <w:p w14:paraId="75F4FBC4" w14:textId="77777777" w:rsidR="002E68C2" w:rsidRPr="00B5468B" w:rsidRDefault="002E68C2" w:rsidP="002E68C2">
      <w:pPr>
        <w:spacing w:line="360" w:lineRule="auto"/>
        <w:rPr>
          <w:rFonts w:asciiTheme="majorHAnsi" w:hAnsiTheme="majorHAnsi" w:cstheme="majorHAnsi"/>
          <w:lang w:val="en-CA"/>
        </w:rPr>
      </w:pPr>
    </w:p>
    <w:p w14:paraId="39C8DD9D" w14:textId="070F5093" w:rsidR="006D4A9D" w:rsidRPr="00795EBF" w:rsidRDefault="006D4A9D" w:rsidP="006D4A9D">
      <w:pPr>
        <w:spacing w:line="360" w:lineRule="auto"/>
        <w:rPr>
          <w:rFonts w:asciiTheme="majorHAnsi" w:hAnsiTheme="majorHAnsi" w:cstheme="majorHAnsi"/>
          <w:lang w:val="en-CA"/>
        </w:rPr>
      </w:pPr>
      <w:r w:rsidRPr="00795EBF">
        <w:rPr>
          <w:rFonts w:asciiTheme="majorHAnsi" w:hAnsiTheme="majorHAnsi" w:cstheme="majorHAnsi"/>
          <w:lang w:val="en-CA"/>
        </w:rPr>
        <w:t xml:space="preserve">Downscaled 10m resolution L2a products were generated using the algorithms indicated in </w:t>
      </w:r>
      <w:r w:rsidRPr="00795EBF">
        <w:rPr>
          <w:rFonts w:asciiTheme="majorHAnsi" w:hAnsiTheme="majorHAnsi" w:cstheme="majorHAnsi"/>
          <w:lang w:val="en-CA"/>
        </w:rPr>
        <w:fldChar w:fldCharType="begin"/>
      </w:r>
      <w:r w:rsidRPr="00795EBF">
        <w:rPr>
          <w:rFonts w:asciiTheme="majorHAnsi" w:hAnsiTheme="majorHAnsi" w:cstheme="majorHAnsi"/>
          <w:lang w:val="en-CA"/>
        </w:rPr>
        <w:instrText xml:space="preserve"> REF _Ref71040557 \h  \* MERGEFORMAT </w:instrText>
      </w:r>
      <w:r w:rsidRPr="00795EBF">
        <w:rPr>
          <w:rFonts w:asciiTheme="majorHAnsi" w:hAnsiTheme="majorHAnsi" w:cstheme="majorHAnsi"/>
          <w:lang w:val="en-CA"/>
        </w:rPr>
      </w:r>
      <w:r w:rsidRPr="00795EBF">
        <w:rPr>
          <w:rFonts w:asciiTheme="majorHAnsi" w:hAnsiTheme="majorHAnsi" w:cstheme="majorHAnsi"/>
          <w:lang w:val="en-CA"/>
        </w:rPr>
        <w:fldChar w:fldCharType="separate"/>
      </w:r>
      <w:r w:rsidRPr="00795EBF">
        <w:rPr>
          <w:rFonts w:asciiTheme="majorHAnsi" w:hAnsiTheme="majorHAnsi" w:cstheme="majorHAnsi"/>
        </w:rPr>
        <w:t xml:space="preserve">Table </w:t>
      </w:r>
      <w:r w:rsidRPr="00795EBF">
        <w:rPr>
          <w:rFonts w:asciiTheme="majorHAnsi" w:hAnsiTheme="majorHAnsi" w:cstheme="majorHAnsi"/>
          <w:noProof/>
        </w:rPr>
        <w:t>3</w:t>
      </w:r>
      <w:r w:rsidRPr="00795EBF">
        <w:rPr>
          <w:rFonts w:asciiTheme="majorHAnsi" w:hAnsiTheme="majorHAnsi" w:cstheme="majorHAnsi"/>
          <w:lang w:val="en-CA"/>
        </w:rPr>
        <w:fldChar w:fldCharType="end"/>
      </w:r>
      <w:r w:rsidRPr="00795EBF">
        <w:rPr>
          <w:rFonts w:asciiTheme="majorHAnsi" w:hAnsiTheme="majorHAnsi" w:cstheme="majorHAnsi"/>
          <w:lang w:val="en-CA"/>
        </w:rPr>
        <w:t xml:space="preserve"> with the exception of SEN2RES. SEN2RES was not applied due to software issues r</w:t>
      </w:r>
      <w:r w:rsidR="00725E0D" w:rsidRPr="00795EBF">
        <w:rPr>
          <w:rFonts w:asciiTheme="majorHAnsi" w:hAnsiTheme="majorHAnsi" w:cstheme="majorHAnsi"/>
          <w:lang w:val="en-CA"/>
        </w:rPr>
        <w:t xml:space="preserve">elated to processing speed and </w:t>
      </w:r>
      <w:r w:rsidRPr="00795EBF">
        <w:rPr>
          <w:rFonts w:asciiTheme="majorHAnsi" w:hAnsiTheme="majorHAnsi" w:cstheme="majorHAnsi"/>
          <w:lang w:val="en-CA"/>
        </w:rPr>
        <w:t>execution errors that could not be addressed within the time frame of our study (Nicholas Brodu, personal communication).</w:t>
      </w:r>
      <w:r w:rsidRPr="00795EBF" w:rsidDel="0066749E">
        <w:rPr>
          <w:rFonts w:asciiTheme="majorHAnsi" w:hAnsiTheme="majorHAnsi" w:cstheme="majorHAnsi"/>
          <w:lang w:val="en-CA"/>
        </w:rPr>
        <w:t xml:space="preserve"> </w:t>
      </w:r>
      <w:r w:rsidRPr="00795EBF">
        <w:rPr>
          <w:rFonts w:asciiTheme="majorHAnsi" w:hAnsiTheme="majorHAnsi" w:cstheme="majorHAnsi"/>
          <w:lang w:val="en-CA"/>
        </w:rPr>
        <w:t xml:space="preserve">R1 and R2 were implemented using </w:t>
      </w:r>
      <w:r w:rsidR="009E49E5">
        <w:rPr>
          <w:rFonts w:asciiTheme="majorHAnsi" w:hAnsiTheme="majorHAnsi" w:cstheme="majorHAnsi"/>
          <w:lang w:val="en-CA"/>
        </w:rPr>
        <w:t>SNAP</w:t>
      </w:r>
      <w:r w:rsidRPr="00795EBF">
        <w:rPr>
          <w:rFonts w:asciiTheme="majorHAnsi" w:hAnsiTheme="majorHAnsi" w:cstheme="majorHAnsi"/>
          <w:lang w:val="en-CA"/>
        </w:rPr>
        <w:t xml:space="preserve"> while D1,</w:t>
      </w:r>
      <w:r w:rsidR="00725E0D" w:rsidRPr="00795EBF">
        <w:rPr>
          <w:rFonts w:asciiTheme="majorHAnsi" w:hAnsiTheme="majorHAnsi" w:cstheme="majorHAnsi"/>
          <w:lang w:val="en-CA"/>
        </w:rPr>
        <w:t xml:space="preserve"> </w:t>
      </w:r>
      <w:r w:rsidRPr="00795EBF">
        <w:rPr>
          <w:rFonts w:asciiTheme="majorHAnsi" w:hAnsiTheme="majorHAnsi" w:cstheme="majorHAnsi"/>
          <w:lang w:val="en-CA"/>
        </w:rPr>
        <w:t>D2,</w:t>
      </w:r>
      <w:r w:rsidR="00725E0D" w:rsidRPr="00795EBF">
        <w:rPr>
          <w:rFonts w:asciiTheme="majorHAnsi" w:hAnsiTheme="majorHAnsi" w:cstheme="majorHAnsi"/>
          <w:lang w:val="en-CA"/>
        </w:rPr>
        <w:t xml:space="preserve"> </w:t>
      </w:r>
      <w:r w:rsidRPr="00795EBF">
        <w:rPr>
          <w:rFonts w:asciiTheme="majorHAnsi" w:hAnsiTheme="majorHAnsi" w:cstheme="majorHAnsi"/>
          <w:lang w:val="en-CA"/>
        </w:rPr>
        <w:t>D3 and D4 were implemented using code provided by their authors</w:t>
      </w:r>
      <w:r w:rsidR="00725E0D">
        <w:rPr>
          <w:rFonts w:asciiTheme="majorHAnsi" w:hAnsiTheme="majorHAnsi" w:cstheme="majorHAnsi"/>
          <w:lang w:val="en-CA"/>
        </w:rPr>
        <w:t xml:space="preserve"> (see sub-sections below for details)</w:t>
      </w:r>
      <w:r w:rsidRPr="00795EBF">
        <w:rPr>
          <w:rFonts w:asciiTheme="majorHAnsi" w:hAnsiTheme="majorHAnsi" w:cstheme="majorHAnsi"/>
          <w:lang w:val="en-CA"/>
        </w:rPr>
        <w:t xml:space="preserve">. </w:t>
      </w:r>
      <w:r w:rsidR="002E68C2">
        <w:rPr>
          <w:rFonts w:asciiTheme="majorHAnsi" w:hAnsiTheme="majorHAnsi" w:cstheme="majorHAnsi"/>
          <w:lang w:val="en-CA"/>
        </w:rPr>
        <w:t xml:space="preserve">A </w:t>
      </w:r>
      <w:r w:rsidRPr="00795EBF">
        <w:rPr>
          <w:rFonts w:asciiTheme="majorHAnsi" w:hAnsiTheme="majorHAnsi" w:cstheme="majorHAnsi"/>
          <w:lang w:val="en-CA"/>
        </w:rPr>
        <w:t>numeric suffix (</w:t>
      </w:r>
      <w:r w:rsidR="00FC0116" w:rsidRPr="00795EBF">
        <w:rPr>
          <w:rFonts w:asciiTheme="majorHAnsi" w:hAnsiTheme="majorHAnsi" w:cstheme="majorHAnsi"/>
          <w:lang w:val="en-CA"/>
        </w:rPr>
        <w:t>e.g.,</w:t>
      </w:r>
      <w:r w:rsidRPr="00795EBF">
        <w:rPr>
          <w:rFonts w:asciiTheme="majorHAnsi" w:hAnsiTheme="majorHAnsi" w:cstheme="majorHAnsi"/>
          <w:lang w:val="en-CA"/>
        </w:rPr>
        <w:t xml:space="preserve"> ‘10’) is attached to each algorithm to specify the output resolution. SL2P was used to process 10m downscaled MSI L2a products to L2b. </w:t>
      </w:r>
    </w:p>
    <w:p w14:paraId="69EAA5FA" w14:textId="77777777" w:rsidR="006D4A9D" w:rsidRDefault="006D4A9D" w:rsidP="006D4A9D">
      <w:pPr>
        <w:spacing w:line="360" w:lineRule="auto"/>
        <w:rPr>
          <w:sz w:val="20"/>
          <w:szCs w:val="20"/>
          <w:lang w:val="en-CA"/>
        </w:rPr>
      </w:pPr>
    </w:p>
    <w:p w14:paraId="7650CB6E" w14:textId="3B731836" w:rsidR="006D4A9D" w:rsidRDefault="006D4A9D" w:rsidP="00795EBF">
      <w:pPr>
        <w:pStyle w:val="Heading3"/>
        <w:rPr>
          <w:lang w:val="en-CA"/>
        </w:rPr>
      </w:pPr>
      <w:r>
        <w:rPr>
          <w:lang w:val="en-CA"/>
        </w:rPr>
        <w:t>R1-10 Nearest neighbour resampling</w:t>
      </w:r>
    </w:p>
    <w:p w14:paraId="1499426F" w14:textId="77777777" w:rsidR="006D4A9D" w:rsidRDefault="006D4A9D" w:rsidP="006D4A9D">
      <w:pPr>
        <w:rPr>
          <w:lang w:val="en-CA"/>
        </w:rPr>
      </w:pPr>
    </w:p>
    <w:p w14:paraId="56965F62" w14:textId="7192C5DB" w:rsidR="006D4A9D" w:rsidRPr="008F54E2" w:rsidRDefault="00B85045" w:rsidP="006D4A9D">
      <w:pPr>
        <w:spacing w:line="360" w:lineRule="auto"/>
        <w:rPr>
          <w:rFonts w:asciiTheme="majorHAnsi" w:hAnsiTheme="majorHAnsi" w:cstheme="majorHAnsi"/>
          <w:lang w:val="en-CA"/>
        </w:rPr>
      </w:pPr>
      <w:r w:rsidRPr="008F54E2">
        <w:rPr>
          <w:rFonts w:asciiTheme="majorHAnsi" w:hAnsiTheme="majorHAnsi" w:cstheme="majorHAnsi"/>
          <w:lang w:val="en-CA"/>
        </w:rPr>
        <w:t>R1</w:t>
      </w:r>
      <w:r w:rsidR="009E49E5">
        <w:rPr>
          <w:rFonts w:asciiTheme="majorHAnsi" w:hAnsiTheme="majorHAnsi" w:cstheme="majorHAnsi"/>
          <w:lang w:val="en-CA"/>
        </w:rPr>
        <w:t>-10</w:t>
      </w:r>
      <w:r w:rsidRPr="008F54E2">
        <w:rPr>
          <w:rFonts w:asciiTheme="majorHAnsi" w:hAnsiTheme="majorHAnsi" w:cstheme="majorHAnsi"/>
          <w:lang w:val="en-CA"/>
        </w:rPr>
        <w:t xml:space="preserve"> interpolates L2a 20m products</w:t>
      </w:r>
      <w:r w:rsidR="006D4A9D" w:rsidRPr="008F54E2">
        <w:rPr>
          <w:rFonts w:asciiTheme="majorHAnsi" w:hAnsiTheme="majorHAnsi" w:cstheme="majorHAnsi"/>
          <w:lang w:val="en-CA"/>
        </w:rPr>
        <w:t xml:space="preserve"> to the 10m resolution L1</w:t>
      </w:r>
      <w:r w:rsidR="00725E0D" w:rsidRPr="008F54E2">
        <w:rPr>
          <w:rFonts w:asciiTheme="majorHAnsi" w:hAnsiTheme="majorHAnsi" w:cstheme="majorHAnsi"/>
          <w:lang w:val="en-CA"/>
        </w:rPr>
        <w:t>b</w:t>
      </w:r>
      <w:r w:rsidR="006D4A9D" w:rsidRPr="008F54E2">
        <w:rPr>
          <w:rFonts w:asciiTheme="majorHAnsi" w:hAnsiTheme="majorHAnsi" w:cstheme="majorHAnsi"/>
          <w:lang w:val="en-CA"/>
        </w:rPr>
        <w:t xml:space="preserve"> grid using nearest neighbour interpolation of valid retrievals unless all of the 9 nearest neighbours were invalid, in which case the R1-10 product was also flagged as invalid.</w:t>
      </w:r>
    </w:p>
    <w:p w14:paraId="61D6223E" w14:textId="1803A84E" w:rsidR="006D4A9D" w:rsidRDefault="006D4A9D" w:rsidP="00795EBF">
      <w:pPr>
        <w:pStyle w:val="Heading3"/>
        <w:rPr>
          <w:lang w:val="en-CA"/>
        </w:rPr>
      </w:pPr>
      <w:r>
        <w:rPr>
          <w:lang w:val="en-CA"/>
        </w:rPr>
        <w:t>R2-10 Bi-Cubic Spline Resampling</w:t>
      </w:r>
    </w:p>
    <w:p w14:paraId="6EEC9716" w14:textId="77777777" w:rsidR="006D4A9D" w:rsidRDefault="006D4A9D" w:rsidP="006D4A9D">
      <w:pPr>
        <w:rPr>
          <w:lang w:val="en-CA"/>
        </w:rPr>
      </w:pPr>
    </w:p>
    <w:p w14:paraId="056D1CC9" w14:textId="26BD5414" w:rsidR="006D4A9D" w:rsidRPr="009E49E5" w:rsidRDefault="00B85045" w:rsidP="006D4A9D">
      <w:pPr>
        <w:spacing w:line="360" w:lineRule="auto"/>
        <w:rPr>
          <w:rFonts w:asciiTheme="majorHAnsi" w:hAnsiTheme="majorHAnsi" w:cstheme="majorHAnsi"/>
          <w:lang w:val="en-CA"/>
        </w:rPr>
      </w:pPr>
      <w:r w:rsidRPr="008F54E2">
        <w:rPr>
          <w:rFonts w:asciiTheme="majorHAnsi" w:hAnsiTheme="majorHAnsi" w:cstheme="majorHAnsi"/>
          <w:lang w:val="en-CA"/>
        </w:rPr>
        <w:lastRenderedPageBreak/>
        <w:t>R</w:t>
      </w:r>
      <w:r w:rsidR="00DB19D7" w:rsidRPr="008F54E2">
        <w:rPr>
          <w:rFonts w:asciiTheme="majorHAnsi" w:hAnsiTheme="majorHAnsi" w:cstheme="majorHAnsi"/>
          <w:lang w:val="en-CA"/>
        </w:rPr>
        <w:t>2</w:t>
      </w:r>
      <w:r w:rsidR="009E49E5" w:rsidRPr="008F54E2">
        <w:rPr>
          <w:rFonts w:asciiTheme="majorHAnsi" w:hAnsiTheme="majorHAnsi" w:cstheme="majorHAnsi"/>
          <w:lang w:val="en-CA"/>
        </w:rPr>
        <w:t>-10</w:t>
      </w:r>
      <w:r w:rsidRPr="008F54E2">
        <w:rPr>
          <w:rFonts w:asciiTheme="majorHAnsi" w:hAnsiTheme="majorHAnsi" w:cstheme="majorHAnsi"/>
          <w:lang w:val="en-CA"/>
        </w:rPr>
        <w:t xml:space="preserve"> interpolates L2a 20m </w:t>
      </w:r>
      <w:r w:rsidRPr="009E49E5">
        <w:rPr>
          <w:rFonts w:asciiTheme="majorHAnsi" w:hAnsiTheme="majorHAnsi" w:cstheme="majorHAnsi"/>
          <w:lang w:val="en-CA"/>
        </w:rPr>
        <w:t>bands and acquisition geometry layers</w:t>
      </w:r>
      <w:r w:rsidRPr="008F54E2">
        <w:rPr>
          <w:rFonts w:asciiTheme="majorHAnsi" w:hAnsiTheme="majorHAnsi" w:cstheme="majorHAnsi"/>
          <w:lang w:val="en-CA"/>
        </w:rPr>
        <w:t xml:space="preserve"> to the 10m resolution L1b grid </w:t>
      </w:r>
      <w:r w:rsidR="006D4A9D" w:rsidRPr="009E49E5">
        <w:rPr>
          <w:rFonts w:asciiTheme="majorHAnsi" w:hAnsiTheme="majorHAnsi" w:cstheme="majorHAnsi"/>
          <w:lang w:val="en-CA"/>
        </w:rPr>
        <w:t>using bicubic spline resampling (</w:t>
      </w:r>
      <w:r w:rsidR="00F3484F" w:rsidRPr="009E49E5">
        <w:rPr>
          <w:rFonts w:asciiTheme="majorHAnsi" w:hAnsiTheme="majorHAnsi" w:cstheme="majorHAnsi"/>
          <w:lang w:val="en-CA"/>
        </w:rPr>
        <w:t xml:space="preserve">as implemented in SEN2COR </w:t>
      </w:r>
      <w:r w:rsidR="00FC0116" w:rsidRPr="009E49E5">
        <w:rPr>
          <w:rFonts w:asciiTheme="majorHAnsi" w:hAnsiTheme="majorHAnsi" w:cstheme="majorHAnsi"/>
          <w:lang w:val="en-CA"/>
        </w:rPr>
        <w:t>v2.5.5)</w:t>
      </w:r>
      <w:r w:rsidR="006D4A9D" w:rsidRPr="009E49E5">
        <w:rPr>
          <w:rFonts w:asciiTheme="majorHAnsi" w:hAnsiTheme="majorHAnsi" w:cstheme="majorHAnsi"/>
          <w:lang w:val="en-CA"/>
        </w:rPr>
        <w:t xml:space="preserve"> of valid clear sky L2A 20m pixels. SL2P was applied to each 10m</w:t>
      </w:r>
      <w:r w:rsidR="00725E0D" w:rsidRPr="009E49E5">
        <w:rPr>
          <w:rFonts w:asciiTheme="majorHAnsi" w:hAnsiTheme="majorHAnsi" w:cstheme="majorHAnsi"/>
          <w:lang w:val="en-CA"/>
        </w:rPr>
        <w:t xml:space="preserve"> pixel of the interpolated data.</w:t>
      </w:r>
    </w:p>
    <w:p w14:paraId="45F5ECD0" w14:textId="091ACB5A" w:rsidR="006D4A9D" w:rsidRDefault="006D4A9D" w:rsidP="00795EBF">
      <w:pPr>
        <w:pStyle w:val="Heading3"/>
        <w:rPr>
          <w:lang w:val="en-CA"/>
        </w:rPr>
      </w:pPr>
      <w:commentRangeStart w:id="18"/>
      <w:r>
        <w:rPr>
          <w:lang w:val="en-CA"/>
        </w:rPr>
        <w:t xml:space="preserve">D1-10 ATPRK-PAN Super Resolution </w:t>
      </w:r>
    </w:p>
    <w:p w14:paraId="068ABE55" w14:textId="77777777" w:rsidR="006D4A9D" w:rsidRDefault="006D4A9D" w:rsidP="006D4A9D">
      <w:pPr>
        <w:rPr>
          <w:lang w:val="en-CA"/>
        </w:rPr>
      </w:pPr>
    </w:p>
    <w:p w14:paraId="13B48365" w14:textId="7F9A838E" w:rsidR="006D4A9D" w:rsidRPr="009E49E5" w:rsidRDefault="009E49E5" w:rsidP="006D4A9D">
      <w:pPr>
        <w:spacing w:line="360" w:lineRule="auto"/>
        <w:rPr>
          <w:rFonts w:asciiTheme="majorHAnsi" w:hAnsiTheme="majorHAnsi" w:cstheme="majorHAnsi"/>
          <w:lang w:val="en-CA"/>
        </w:rPr>
      </w:pPr>
      <w:r w:rsidRPr="008F54E2">
        <w:rPr>
          <w:rFonts w:asciiTheme="majorHAnsi" w:hAnsiTheme="majorHAnsi" w:cstheme="majorHAnsi"/>
          <w:lang w:val="en-CA"/>
        </w:rPr>
        <w:t>D1-10</w:t>
      </w:r>
      <w:r w:rsidR="00B85045" w:rsidRPr="008F54E2">
        <w:rPr>
          <w:rFonts w:asciiTheme="majorHAnsi" w:hAnsiTheme="majorHAnsi" w:cstheme="majorHAnsi"/>
          <w:lang w:val="en-CA"/>
        </w:rPr>
        <w:t xml:space="preserve"> interpolates L2a 20m </w:t>
      </w:r>
      <w:r w:rsidR="00B85045" w:rsidRPr="009E49E5">
        <w:rPr>
          <w:rFonts w:asciiTheme="majorHAnsi" w:hAnsiTheme="majorHAnsi" w:cstheme="majorHAnsi"/>
          <w:lang w:val="en-CA"/>
        </w:rPr>
        <w:t>bands and acquisition geometry layers</w:t>
      </w:r>
      <w:r w:rsidR="00B85045" w:rsidRPr="008F54E2">
        <w:rPr>
          <w:rFonts w:asciiTheme="majorHAnsi" w:hAnsiTheme="majorHAnsi" w:cstheme="majorHAnsi"/>
          <w:lang w:val="en-CA"/>
        </w:rPr>
        <w:t xml:space="preserve"> to the 10m resolution L1b grid </w:t>
      </w:r>
      <w:r w:rsidR="006D4A9D" w:rsidRPr="009E49E5">
        <w:rPr>
          <w:rFonts w:asciiTheme="majorHAnsi" w:hAnsiTheme="majorHAnsi" w:cstheme="majorHAnsi"/>
          <w:lang w:val="en-CA"/>
        </w:rPr>
        <w:t xml:space="preserve">using Area-To-Point Regression Kriging (ATPRK) (Wang et al., 2015). For each 20m MSI band, a generalized least squares regression, calibrated using the 10m band having the highest correlation when upscaled to 20m, is used to produce an initial 10m resolution estimate. The residuals for this initial estimate are then modelled using </w:t>
      </w:r>
      <w:r w:rsidR="00FC0116" w:rsidRPr="009E49E5">
        <w:rPr>
          <w:rFonts w:asciiTheme="majorHAnsi" w:hAnsiTheme="majorHAnsi" w:cstheme="majorHAnsi"/>
          <w:lang w:val="en-CA"/>
        </w:rPr>
        <w:t>kriging</w:t>
      </w:r>
      <w:r w:rsidR="006D4A9D" w:rsidRPr="009E49E5">
        <w:rPr>
          <w:rFonts w:asciiTheme="majorHAnsi" w:hAnsiTheme="majorHAnsi" w:cstheme="majorHAnsi"/>
          <w:lang w:val="en-CA"/>
        </w:rPr>
        <w:t xml:space="preserve"> and added to the initial estimate. ATPRK-PAN assumes i) the regression relationship is scale invariant and ii) residuals due to spectral differences of the 20m and 10m bands can be modelled using a stationary covariance matrix for the image.</w:t>
      </w:r>
    </w:p>
    <w:p w14:paraId="0F217C3B" w14:textId="69D22BF9" w:rsidR="006D4A9D" w:rsidRDefault="006D4A9D" w:rsidP="00795EBF">
      <w:pPr>
        <w:pStyle w:val="Heading3"/>
        <w:rPr>
          <w:lang w:val="en-CA"/>
        </w:rPr>
      </w:pPr>
      <w:r>
        <w:rPr>
          <w:lang w:val="en-CA"/>
        </w:rPr>
        <w:t xml:space="preserve">D2-10 ATPRK-MS Super Resolution </w:t>
      </w:r>
    </w:p>
    <w:p w14:paraId="12A7A24D" w14:textId="77777777" w:rsidR="006D4A9D" w:rsidRPr="004C2FEE" w:rsidRDefault="006D4A9D" w:rsidP="006D4A9D">
      <w:pPr>
        <w:spacing w:line="360" w:lineRule="auto"/>
        <w:rPr>
          <w:rFonts w:asciiTheme="majorHAnsi" w:hAnsiTheme="majorHAnsi" w:cstheme="majorHAnsi"/>
          <w:lang w:val="en-CA"/>
        </w:rPr>
      </w:pPr>
    </w:p>
    <w:p w14:paraId="440A26A9" w14:textId="65B5D0C6" w:rsidR="006D4A9D" w:rsidRPr="00795EBF" w:rsidRDefault="006D4A9D" w:rsidP="006D4A9D">
      <w:pPr>
        <w:spacing w:line="360" w:lineRule="auto"/>
        <w:rPr>
          <w:rFonts w:asciiTheme="majorHAnsi" w:hAnsiTheme="majorHAnsi" w:cstheme="majorHAnsi"/>
          <w:lang w:val="en-CA"/>
        </w:rPr>
      </w:pPr>
      <w:r w:rsidRPr="00795EBF">
        <w:rPr>
          <w:rFonts w:asciiTheme="majorHAnsi" w:hAnsiTheme="majorHAnsi" w:cstheme="majorHAnsi"/>
          <w:lang w:val="en-CA"/>
        </w:rPr>
        <w:t>D2</w:t>
      </w:r>
      <w:r w:rsidR="009E49E5">
        <w:rPr>
          <w:rFonts w:asciiTheme="majorHAnsi" w:hAnsiTheme="majorHAnsi" w:cstheme="majorHAnsi"/>
          <w:lang w:val="en-CA"/>
        </w:rPr>
        <w:t>-10</w:t>
      </w:r>
      <w:r w:rsidRPr="00795EBF">
        <w:rPr>
          <w:rFonts w:asciiTheme="majorHAnsi" w:hAnsiTheme="majorHAnsi" w:cstheme="majorHAnsi"/>
          <w:lang w:val="en-CA"/>
        </w:rPr>
        <w:t xml:space="preserve"> corresponds to ATPRK with the initial estimate based on a multivariate regression between the 20m MSI band being downscaled and all MSI 10m bands, upscaled to 20m (Wang et al., 2016). In principle, multivariate regression </w:t>
      </w:r>
      <w:r w:rsidR="003F42C5" w:rsidRPr="00795EBF">
        <w:rPr>
          <w:rFonts w:asciiTheme="majorHAnsi" w:hAnsiTheme="majorHAnsi" w:cstheme="majorHAnsi"/>
          <w:lang w:val="en-CA"/>
        </w:rPr>
        <w:t xml:space="preserve">help </w:t>
      </w:r>
      <w:r w:rsidRPr="00795EBF">
        <w:rPr>
          <w:rFonts w:asciiTheme="majorHAnsi" w:hAnsiTheme="majorHAnsi" w:cstheme="majorHAnsi"/>
          <w:lang w:val="en-CA"/>
        </w:rPr>
        <w:t xml:space="preserve">address spectral differences between the band being downscaled and each of the available 10m MSI bands. All other steps and assumptions are similar to ATPRK-PAN. ATPRK-MS has not been previously validated although a more sophisticated version, Spectral-Spatially Adaptive Area to Point </w:t>
      </w:r>
      <w:r w:rsidR="00FC0116" w:rsidRPr="00795EBF">
        <w:rPr>
          <w:rFonts w:asciiTheme="majorHAnsi" w:hAnsiTheme="majorHAnsi" w:cstheme="majorHAnsi"/>
          <w:lang w:val="en-CA"/>
        </w:rPr>
        <w:t>Kriging</w:t>
      </w:r>
      <w:r w:rsidRPr="00795EBF">
        <w:rPr>
          <w:rFonts w:asciiTheme="majorHAnsi" w:hAnsiTheme="majorHAnsi" w:cstheme="majorHAnsi"/>
          <w:lang w:val="en-CA"/>
        </w:rPr>
        <w:t xml:space="preserve"> (SSAATPRK), that extends ATPRK-MS by using a spatially variable covariance matrix for the </w:t>
      </w:r>
      <w:r w:rsidR="00FC0116" w:rsidRPr="00795EBF">
        <w:rPr>
          <w:rFonts w:asciiTheme="majorHAnsi" w:hAnsiTheme="majorHAnsi" w:cstheme="majorHAnsi"/>
          <w:lang w:val="en-CA"/>
        </w:rPr>
        <w:t>kriging</w:t>
      </w:r>
      <w:r w:rsidRPr="00795EBF">
        <w:rPr>
          <w:rFonts w:asciiTheme="majorHAnsi" w:hAnsiTheme="majorHAnsi" w:cstheme="majorHAnsi"/>
          <w:lang w:val="en-CA"/>
        </w:rPr>
        <w:t xml:space="preserve"> of residuals has been found to improve on ATPRK for downscaling Moderate Resolut</w:t>
      </w:r>
      <w:r w:rsidR="00F3484F">
        <w:rPr>
          <w:rFonts w:asciiTheme="majorHAnsi" w:hAnsiTheme="majorHAnsi" w:cstheme="majorHAnsi"/>
          <w:lang w:val="en-CA"/>
        </w:rPr>
        <w:t>i</w:t>
      </w:r>
      <w:r w:rsidRPr="00795EBF">
        <w:rPr>
          <w:rFonts w:asciiTheme="majorHAnsi" w:hAnsiTheme="majorHAnsi" w:cstheme="majorHAnsi"/>
          <w:lang w:val="en-CA"/>
        </w:rPr>
        <w:t>on Imager Spectrometer (MODIS) imagery from 250m to 30m using Landsat Operational Line Imager data (Zhang et al., 2017). SSAATPRK code was not openly available at the time of our study but we note that our sites are chosen to have spatially consistent land cover patterns so its improvement over ATPRK-MS may not be substantial.</w:t>
      </w:r>
    </w:p>
    <w:p w14:paraId="5479EE32" w14:textId="4D199767" w:rsidR="006D4A9D" w:rsidRDefault="006D4A9D" w:rsidP="00795EBF">
      <w:pPr>
        <w:pStyle w:val="Heading3"/>
        <w:rPr>
          <w:lang w:val="en-CA"/>
        </w:rPr>
      </w:pPr>
      <w:r>
        <w:rPr>
          <w:lang w:val="en-CA"/>
        </w:rPr>
        <w:t xml:space="preserve">D3-10 SupReME Super Resolution </w:t>
      </w:r>
    </w:p>
    <w:p w14:paraId="64B3D4F8" w14:textId="77777777" w:rsidR="006D4A9D" w:rsidRDefault="006D4A9D" w:rsidP="006D4A9D">
      <w:pPr>
        <w:rPr>
          <w:lang w:val="en-CA"/>
        </w:rPr>
      </w:pPr>
    </w:p>
    <w:p w14:paraId="61FE2202" w14:textId="0B17353E" w:rsidR="006D4A9D" w:rsidRPr="009E49E5" w:rsidRDefault="006D4A9D" w:rsidP="006D4A9D">
      <w:pPr>
        <w:spacing w:line="360" w:lineRule="auto"/>
        <w:rPr>
          <w:rFonts w:asciiTheme="majorHAnsi" w:hAnsiTheme="majorHAnsi" w:cstheme="majorHAnsi"/>
          <w:lang w:val="en-CA"/>
        </w:rPr>
      </w:pPr>
      <w:r w:rsidRPr="009E49E5">
        <w:rPr>
          <w:rFonts w:asciiTheme="majorHAnsi" w:hAnsiTheme="majorHAnsi" w:cstheme="majorHAnsi"/>
          <w:lang w:val="en-CA"/>
        </w:rPr>
        <w:t>D3</w:t>
      </w:r>
      <w:r w:rsidR="009E49E5" w:rsidRPr="009E49E5">
        <w:rPr>
          <w:rFonts w:asciiTheme="majorHAnsi" w:hAnsiTheme="majorHAnsi" w:cstheme="majorHAnsi"/>
          <w:lang w:val="en-CA"/>
        </w:rPr>
        <w:t>-10</w:t>
      </w:r>
      <w:r w:rsidRPr="009E49E5">
        <w:rPr>
          <w:rFonts w:asciiTheme="majorHAnsi" w:hAnsiTheme="majorHAnsi" w:cstheme="majorHAnsi"/>
          <w:lang w:val="en-CA"/>
        </w:rPr>
        <w:t>, SupReME</w:t>
      </w:r>
      <w:r w:rsidR="00B85045" w:rsidRPr="009E49E5">
        <w:rPr>
          <w:rFonts w:asciiTheme="majorHAnsi" w:hAnsiTheme="majorHAnsi" w:cstheme="majorHAnsi"/>
          <w:lang w:val="en-CA"/>
        </w:rPr>
        <w:t>, downscales</w:t>
      </w:r>
      <w:r w:rsidR="00B85045" w:rsidRPr="008F54E2">
        <w:rPr>
          <w:rFonts w:asciiTheme="majorHAnsi" w:hAnsiTheme="majorHAnsi" w:cstheme="majorHAnsi"/>
          <w:lang w:val="en-CA"/>
        </w:rPr>
        <w:t xml:space="preserve"> L2a 20m </w:t>
      </w:r>
      <w:r w:rsidR="00B85045" w:rsidRPr="009E49E5">
        <w:rPr>
          <w:rFonts w:asciiTheme="majorHAnsi" w:hAnsiTheme="majorHAnsi" w:cstheme="majorHAnsi"/>
          <w:lang w:val="en-CA"/>
        </w:rPr>
        <w:t>bands and acquisition geometry layers</w:t>
      </w:r>
      <w:r w:rsidR="00B85045" w:rsidRPr="008F54E2">
        <w:rPr>
          <w:rFonts w:asciiTheme="majorHAnsi" w:hAnsiTheme="majorHAnsi" w:cstheme="majorHAnsi"/>
          <w:lang w:val="en-CA"/>
        </w:rPr>
        <w:t xml:space="preserve"> to the 10m resolution L1b grid </w:t>
      </w:r>
      <w:r w:rsidR="00B85045" w:rsidRPr="009E49E5">
        <w:rPr>
          <w:rFonts w:asciiTheme="majorHAnsi" w:hAnsiTheme="majorHAnsi" w:cstheme="majorHAnsi"/>
          <w:lang w:val="en-CA"/>
        </w:rPr>
        <w:t>using</w:t>
      </w:r>
      <w:r w:rsidRPr="009E49E5">
        <w:rPr>
          <w:rFonts w:asciiTheme="majorHAnsi" w:hAnsiTheme="majorHAnsi" w:cstheme="majorHAnsi"/>
          <w:lang w:val="en-CA"/>
        </w:rPr>
        <w:t xml:space="preserve"> a regularized inversion of the linear blurring and downsampling operators relating </w:t>
      </w:r>
      <w:r w:rsidR="00814469" w:rsidRPr="009E49E5">
        <w:rPr>
          <w:rFonts w:asciiTheme="majorHAnsi" w:hAnsiTheme="majorHAnsi" w:cstheme="majorHAnsi"/>
          <w:lang w:val="en-CA"/>
        </w:rPr>
        <w:t xml:space="preserve">to </w:t>
      </w:r>
      <w:r w:rsidRPr="009E49E5">
        <w:rPr>
          <w:rFonts w:asciiTheme="majorHAnsi" w:hAnsiTheme="majorHAnsi" w:cstheme="majorHAnsi"/>
          <w:lang w:val="en-CA"/>
        </w:rPr>
        <w:t>original resolution MSI bands and the 10m counterparts (</w:t>
      </w:r>
      <w:r w:rsidRPr="009E49E5">
        <w:rPr>
          <w:rFonts w:asciiTheme="majorHAnsi" w:hAnsiTheme="majorHAnsi" w:cstheme="majorHAnsi"/>
        </w:rPr>
        <w:t>Lanaras et al., 2017</w:t>
      </w:r>
      <w:r w:rsidR="00B85045" w:rsidRPr="009E49E5">
        <w:rPr>
          <w:rFonts w:asciiTheme="majorHAnsi" w:hAnsiTheme="majorHAnsi" w:cstheme="majorHAnsi"/>
        </w:rPr>
        <w:t xml:space="preserve">). </w:t>
      </w:r>
      <w:r w:rsidRPr="009E49E5">
        <w:rPr>
          <w:rFonts w:asciiTheme="majorHAnsi" w:hAnsiTheme="majorHAnsi" w:cstheme="majorHAnsi"/>
          <w:lang w:val="en-CA"/>
        </w:rPr>
        <w:t xml:space="preserve">MSI PSFs are used to specify the </w:t>
      </w:r>
      <w:r w:rsidRPr="009E49E5">
        <w:rPr>
          <w:rFonts w:asciiTheme="majorHAnsi" w:hAnsiTheme="majorHAnsi" w:cstheme="majorHAnsi"/>
          <w:lang w:val="en-CA"/>
        </w:rPr>
        <w:lastRenderedPageBreak/>
        <w:t xml:space="preserve">blurring operator. Two regularization strategies are employed: i) inversion performed in a linear subspace corresponding to dominant singular vectors of input bands, and ii) a penalty term is added to the inversion objective function corresponding to horizontal and vertical derivatives of the resampled images. SupReME assumes </w:t>
      </w:r>
      <w:r w:rsidR="008C437C" w:rsidRPr="009E49E5">
        <w:rPr>
          <w:rFonts w:asciiTheme="majorHAnsi" w:hAnsiTheme="majorHAnsi" w:cstheme="majorHAnsi"/>
          <w:lang w:val="en-CA"/>
        </w:rPr>
        <w:t xml:space="preserve">i) </w:t>
      </w:r>
      <w:r w:rsidR="003F42C5" w:rsidRPr="009E49E5">
        <w:rPr>
          <w:rFonts w:asciiTheme="majorHAnsi" w:hAnsiTheme="majorHAnsi" w:cstheme="majorHAnsi"/>
          <w:lang w:val="en-CA"/>
        </w:rPr>
        <w:t>a linear</w:t>
      </w:r>
      <w:r w:rsidRPr="009E49E5">
        <w:rPr>
          <w:rFonts w:asciiTheme="majorHAnsi" w:hAnsiTheme="majorHAnsi" w:cstheme="majorHAnsi"/>
          <w:lang w:val="en-CA"/>
        </w:rPr>
        <w:t xml:space="preserve"> upscaling process, </w:t>
      </w:r>
      <w:r w:rsidR="008C437C" w:rsidRPr="009E49E5">
        <w:rPr>
          <w:rFonts w:asciiTheme="majorHAnsi" w:hAnsiTheme="majorHAnsi" w:cstheme="majorHAnsi"/>
          <w:lang w:val="en-CA"/>
        </w:rPr>
        <w:t>ii)</w:t>
      </w:r>
      <w:r w:rsidR="003F42C5" w:rsidRPr="009E49E5">
        <w:rPr>
          <w:rFonts w:asciiTheme="majorHAnsi" w:hAnsiTheme="majorHAnsi" w:cstheme="majorHAnsi"/>
          <w:lang w:val="en-CA"/>
        </w:rPr>
        <w:t xml:space="preserve"> </w:t>
      </w:r>
      <w:r w:rsidRPr="009E49E5">
        <w:rPr>
          <w:rFonts w:asciiTheme="majorHAnsi" w:hAnsiTheme="majorHAnsi" w:cstheme="majorHAnsi"/>
          <w:lang w:val="en-CA"/>
        </w:rPr>
        <w:t>the pixel PIFOV is adeq</w:t>
      </w:r>
      <w:r w:rsidR="003F42C5" w:rsidRPr="009E49E5">
        <w:rPr>
          <w:rFonts w:asciiTheme="majorHAnsi" w:hAnsiTheme="majorHAnsi" w:cstheme="majorHAnsi"/>
          <w:lang w:val="en-CA"/>
        </w:rPr>
        <w:t xml:space="preserve">uately modelled using the PSF, </w:t>
      </w:r>
      <w:r w:rsidRPr="009E49E5">
        <w:rPr>
          <w:rFonts w:asciiTheme="majorHAnsi" w:hAnsiTheme="majorHAnsi" w:cstheme="majorHAnsi"/>
          <w:lang w:val="en-CA"/>
        </w:rPr>
        <w:t>and</w:t>
      </w:r>
      <w:r w:rsidR="008C437C" w:rsidRPr="009E49E5">
        <w:rPr>
          <w:rFonts w:asciiTheme="majorHAnsi" w:hAnsiTheme="majorHAnsi" w:cstheme="majorHAnsi"/>
          <w:lang w:val="en-CA"/>
        </w:rPr>
        <w:t xml:space="preserve"> iii)</w:t>
      </w:r>
      <w:r w:rsidRPr="009E49E5">
        <w:rPr>
          <w:rFonts w:asciiTheme="majorHAnsi" w:hAnsiTheme="majorHAnsi" w:cstheme="majorHAnsi"/>
          <w:lang w:val="en-CA"/>
        </w:rPr>
        <w:t xml:space="preserve"> heuristic settings for the size of edges and the Lagrange multiplier for the penalty term. Comparison of SupReME with R2-10 and D2-10 for MSI data over mixed land cover scenes indicate</w:t>
      </w:r>
      <w:r w:rsidR="009E49E5">
        <w:rPr>
          <w:rFonts w:asciiTheme="majorHAnsi" w:hAnsiTheme="majorHAnsi" w:cstheme="majorHAnsi"/>
          <w:lang w:val="en-CA"/>
        </w:rPr>
        <w:t>s</w:t>
      </w:r>
      <w:r w:rsidRPr="009E49E5">
        <w:rPr>
          <w:rFonts w:asciiTheme="majorHAnsi" w:hAnsiTheme="majorHAnsi" w:cstheme="majorHAnsi"/>
          <w:lang w:val="en-CA"/>
        </w:rPr>
        <w:t xml:space="preserve"> it provides the least uncertainty in terms of the estimated spectral angle of downscaled bands in comparison to reference hyperspectral imagery (</w:t>
      </w:r>
      <w:r w:rsidRPr="009E49E5">
        <w:rPr>
          <w:rFonts w:asciiTheme="majorHAnsi" w:hAnsiTheme="majorHAnsi" w:cstheme="majorHAnsi"/>
        </w:rPr>
        <w:t>Lanaras et al., 2017</w:t>
      </w:r>
      <w:r w:rsidRPr="009E49E5">
        <w:rPr>
          <w:rFonts w:asciiTheme="majorHAnsi" w:hAnsiTheme="majorHAnsi" w:cstheme="majorHAnsi"/>
          <w:lang w:val="en-CA"/>
        </w:rPr>
        <w:t>). This suggest</w:t>
      </w:r>
      <w:r w:rsidR="00DB19D7" w:rsidRPr="009E49E5">
        <w:rPr>
          <w:rFonts w:asciiTheme="majorHAnsi" w:hAnsiTheme="majorHAnsi" w:cstheme="majorHAnsi"/>
          <w:lang w:val="en-CA"/>
        </w:rPr>
        <w:t>s</w:t>
      </w:r>
      <w:r w:rsidRPr="009E49E5">
        <w:rPr>
          <w:rFonts w:asciiTheme="majorHAnsi" w:hAnsiTheme="majorHAnsi" w:cstheme="majorHAnsi"/>
          <w:lang w:val="en-CA"/>
        </w:rPr>
        <w:t xml:space="preserve"> SupReME best preserves relative spectral magnitudes between bands of downscaled estimates of the three compared algorithms</w:t>
      </w:r>
      <w:r w:rsidR="003F42C5" w:rsidRPr="009E49E5">
        <w:rPr>
          <w:rFonts w:asciiTheme="majorHAnsi" w:hAnsiTheme="majorHAnsi" w:cstheme="majorHAnsi"/>
          <w:lang w:val="en-CA"/>
        </w:rPr>
        <w:t xml:space="preserve">. However, SL2P products </w:t>
      </w:r>
      <w:r w:rsidRPr="009E49E5">
        <w:rPr>
          <w:rFonts w:asciiTheme="majorHAnsi" w:hAnsiTheme="majorHAnsi" w:cstheme="majorHAnsi"/>
          <w:lang w:val="en-CA"/>
        </w:rPr>
        <w:t xml:space="preserve">depend on both accurate spectral magnitudes and shapes so such tests are not sufficient for evaluating the impact of downscaling on thematic uncertainty of L2b products. As noted in the introduction, MSI data downscaled to 10m with SupReME has been shown to produce modest reductions in LAI and canopy </w:t>
      </w:r>
      <w:r w:rsidR="00FF6C59" w:rsidRPr="009E49E5">
        <w:rPr>
          <w:rFonts w:asciiTheme="majorHAnsi" w:hAnsiTheme="majorHAnsi" w:cstheme="majorHAnsi"/>
          <w:lang w:val="en-CA"/>
        </w:rPr>
        <w:t>chlorophyll</w:t>
      </w:r>
      <w:r w:rsidRPr="009E49E5">
        <w:rPr>
          <w:rFonts w:asciiTheme="majorHAnsi" w:hAnsiTheme="majorHAnsi" w:cstheme="majorHAnsi"/>
          <w:lang w:val="en-CA"/>
        </w:rPr>
        <w:t xml:space="preserve"> content uncertainty, in comparison to </w:t>
      </w:r>
      <w:r w:rsidR="00DB19D7" w:rsidRPr="009E49E5">
        <w:rPr>
          <w:rFonts w:asciiTheme="majorHAnsi" w:hAnsiTheme="majorHAnsi" w:cstheme="majorHAnsi"/>
          <w:lang w:val="en-CA"/>
        </w:rPr>
        <w:t>original</w:t>
      </w:r>
      <w:r w:rsidRPr="009E49E5">
        <w:rPr>
          <w:rFonts w:asciiTheme="majorHAnsi" w:hAnsiTheme="majorHAnsi" w:cstheme="majorHAnsi"/>
          <w:lang w:val="en-CA"/>
        </w:rPr>
        <w:t xml:space="preserve"> 20m data, when validated over relatively homogenous corn fields (</w:t>
      </w:r>
      <w:r w:rsidR="006C76F0" w:rsidRPr="009E49E5">
        <w:rPr>
          <w:rFonts w:asciiTheme="majorHAnsi" w:hAnsiTheme="majorHAnsi" w:cstheme="majorHAnsi"/>
          <w:lang w:val="en-CA"/>
        </w:rPr>
        <w:t>Zhang et al., 2019</w:t>
      </w:r>
      <w:r w:rsidRPr="009E49E5">
        <w:rPr>
          <w:rFonts w:asciiTheme="majorHAnsi" w:hAnsiTheme="majorHAnsi" w:cstheme="majorHAnsi"/>
          <w:lang w:val="en-CA"/>
        </w:rPr>
        <w:t>). However, it is not clear how well SupReME perform</w:t>
      </w:r>
      <w:r w:rsidR="00F81987" w:rsidRPr="009E49E5">
        <w:rPr>
          <w:rFonts w:asciiTheme="majorHAnsi" w:hAnsiTheme="majorHAnsi" w:cstheme="majorHAnsi"/>
          <w:lang w:val="en-CA"/>
        </w:rPr>
        <w:t>s</w:t>
      </w:r>
      <w:r w:rsidRPr="009E49E5">
        <w:rPr>
          <w:rFonts w:asciiTheme="majorHAnsi" w:hAnsiTheme="majorHAnsi" w:cstheme="majorHAnsi"/>
          <w:lang w:val="en-CA"/>
        </w:rPr>
        <w:t xml:space="preserve"> over more </w:t>
      </w:r>
      <w:r w:rsidR="00FF6C59" w:rsidRPr="009E49E5">
        <w:rPr>
          <w:rFonts w:asciiTheme="majorHAnsi" w:hAnsiTheme="majorHAnsi" w:cstheme="majorHAnsi"/>
          <w:lang w:val="en-CA"/>
        </w:rPr>
        <w:t>heterogeneous</w:t>
      </w:r>
      <w:r w:rsidRPr="009E49E5">
        <w:rPr>
          <w:rFonts w:asciiTheme="majorHAnsi" w:hAnsiTheme="majorHAnsi" w:cstheme="majorHAnsi"/>
          <w:lang w:val="en-CA"/>
        </w:rPr>
        <w:t xml:space="preserve"> targets.</w:t>
      </w:r>
    </w:p>
    <w:p w14:paraId="6D6B807D" w14:textId="462A596F" w:rsidR="006D4A9D" w:rsidRDefault="006D4A9D" w:rsidP="00795EBF">
      <w:pPr>
        <w:pStyle w:val="Heading3"/>
        <w:rPr>
          <w:lang w:val="en-CA"/>
        </w:rPr>
      </w:pPr>
      <w:r>
        <w:rPr>
          <w:lang w:val="en-CA"/>
        </w:rPr>
        <w:t>D4-10 DSen2</w:t>
      </w:r>
      <w:commentRangeEnd w:id="18"/>
      <w:r>
        <w:rPr>
          <w:rStyle w:val="CommentReference"/>
        </w:rPr>
        <w:commentReference w:id="18"/>
      </w:r>
      <w:r>
        <w:rPr>
          <w:lang w:val="en-CA"/>
        </w:rPr>
        <w:t xml:space="preserve"> Super Resolution </w:t>
      </w:r>
    </w:p>
    <w:p w14:paraId="502D2C7A" w14:textId="77777777" w:rsidR="006D4A9D" w:rsidRPr="004C2FEE" w:rsidRDefault="006D4A9D" w:rsidP="006D4A9D">
      <w:pPr>
        <w:spacing w:line="360" w:lineRule="auto"/>
        <w:rPr>
          <w:sz w:val="20"/>
          <w:szCs w:val="20"/>
          <w:lang w:val="en-CA"/>
        </w:rPr>
      </w:pPr>
    </w:p>
    <w:p w14:paraId="701021E7" w14:textId="6FA0BAEA" w:rsidR="006D4A9D" w:rsidRPr="00795EBF" w:rsidRDefault="009E49E5" w:rsidP="006D4A9D">
      <w:pPr>
        <w:spacing w:line="360" w:lineRule="auto"/>
        <w:rPr>
          <w:rFonts w:asciiTheme="majorHAnsi" w:hAnsiTheme="majorHAnsi" w:cstheme="majorHAnsi"/>
          <w:lang w:val="en-CA"/>
        </w:rPr>
      </w:pPr>
      <w:r>
        <w:rPr>
          <w:rFonts w:asciiTheme="majorHAnsi" w:hAnsiTheme="majorHAnsi" w:cstheme="majorHAnsi"/>
          <w:lang w:val="en-CA"/>
        </w:rPr>
        <w:t xml:space="preserve">D4-10, </w:t>
      </w:r>
      <w:r w:rsidR="006D4A9D" w:rsidRPr="00795EBF">
        <w:rPr>
          <w:rFonts w:asciiTheme="majorHAnsi" w:hAnsiTheme="majorHAnsi" w:cstheme="majorHAnsi"/>
          <w:lang w:val="en-CA"/>
        </w:rPr>
        <w:t>DSen2</w:t>
      </w:r>
      <w:r>
        <w:rPr>
          <w:rFonts w:asciiTheme="majorHAnsi" w:hAnsiTheme="majorHAnsi" w:cstheme="majorHAnsi"/>
          <w:lang w:val="en-CA"/>
        </w:rPr>
        <w:t>,</w:t>
      </w:r>
      <w:r w:rsidR="006D4A9D" w:rsidRPr="00795EBF">
        <w:rPr>
          <w:rFonts w:asciiTheme="majorHAnsi" w:hAnsiTheme="majorHAnsi" w:cstheme="majorHAnsi"/>
          <w:lang w:val="en-CA"/>
        </w:rPr>
        <w:t xml:space="preserve"> used a deep convolution neural network (DCNN) to downscale MSI 20m bands to 10m (Lanaras et al., 2018). The DCNN is calibrated using all 10m resolution and 20m resolution MSI </w:t>
      </w:r>
      <w:r w:rsidR="003F42C5" w:rsidRPr="00795EBF">
        <w:rPr>
          <w:rFonts w:asciiTheme="majorHAnsi" w:hAnsiTheme="majorHAnsi" w:cstheme="majorHAnsi"/>
          <w:lang w:val="en-CA"/>
        </w:rPr>
        <w:t xml:space="preserve">bands </w:t>
      </w:r>
      <w:r w:rsidR="006D4A9D" w:rsidRPr="00795EBF">
        <w:rPr>
          <w:rFonts w:asciiTheme="majorHAnsi" w:hAnsiTheme="majorHAnsi" w:cstheme="majorHAnsi"/>
          <w:lang w:val="en-CA"/>
        </w:rPr>
        <w:t>upscaled to 40m resolution as independent variables and all original 20m resolution and 10m resolution bands, upscaled to 20m, as dependent variables. Calibration is performe</w:t>
      </w:r>
      <w:r w:rsidR="003F42C5" w:rsidRPr="00795EBF">
        <w:rPr>
          <w:rFonts w:asciiTheme="majorHAnsi" w:hAnsiTheme="majorHAnsi" w:cstheme="majorHAnsi"/>
          <w:lang w:val="en-CA"/>
        </w:rPr>
        <w:t>d using 45 training and 15 test</w:t>
      </w:r>
      <w:r w:rsidR="006D4A9D" w:rsidRPr="00795EBF">
        <w:rPr>
          <w:rFonts w:asciiTheme="majorHAnsi" w:hAnsiTheme="majorHAnsi" w:cstheme="majorHAnsi"/>
          <w:lang w:val="en-CA"/>
        </w:rPr>
        <w:t xml:space="preserve"> L2</w:t>
      </w:r>
      <w:r w:rsidR="003F42C5" w:rsidRPr="00795EBF">
        <w:rPr>
          <w:rFonts w:asciiTheme="majorHAnsi" w:hAnsiTheme="majorHAnsi" w:cstheme="majorHAnsi"/>
          <w:lang w:val="en-CA"/>
        </w:rPr>
        <w:t>a</w:t>
      </w:r>
      <w:r w:rsidR="006D4A9D" w:rsidRPr="00795EBF">
        <w:rPr>
          <w:rFonts w:asciiTheme="majorHAnsi" w:hAnsiTheme="majorHAnsi" w:cstheme="majorHAnsi"/>
          <w:lang w:val="en-CA"/>
        </w:rPr>
        <w:t xml:space="preserve"> products stratified by global biomes and sampled over cloud free growing season acquisitions. DSen2 assumes i) scale invariance in </w:t>
      </w:r>
      <w:r w:rsidR="00F81987">
        <w:rPr>
          <w:rFonts w:asciiTheme="majorHAnsi" w:hAnsiTheme="majorHAnsi" w:cstheme="majorHAnsi"/>
          <w:lang w:val="en-CA"/>
        </w:rPr>
        <w:t>relationship</w:t>
      </w:r>
      <w:r w:rsidR="006D4A9D" w:rsidRPr="00795EBF">
        <w:rPr>
          <w:rFonts w:asciiTheme="majorHAnsi" w:hAnsiTheme="majorHAnsi" w:cstheme="majorHAnsi"/>
          <w:lang w:val="en-CA"/>
        </w:rPr>
        <w:t xml:space="preserve"> between 40m and 20m </w:t>
      </w:r>
      <w:r w:rsidR="00F81987">
        <w:rPr>
          <w:rFonts w:asciiTheme="majorHAnsi" w:hAnsiTheme="majorHAnsi" w:cstheme="majorHAnsi"/>
          <w:lang w:val="en-CA"/>
        </w:rPr>
        <w:t xml:space="preserve">L2a data </w:t>
      </w:r>
      <w:r w:rsidR="006D4A9D" w:rsidRPr="00795EBF">
        <w:rPr>
          <w:rFonts w:asciiTheme="majorHAnsi" w:hAnsiTheme="majorHAnsi" w:cstheme="majorHAnsi"/>
          <w:lang w:val="en-CA"/>
        </w:rPr>
        <w:t xml:space="preserve">and the </w:t>
      </w:r>
      <w:r w:rsidR="00F81987">
        <w:rPr>
          <w:rFonts w:asciiTheme="majorHAnsi" w:hAnsiTheme="majorHAnsi" w:cstheme="majorHAnsi"/>
          <w:lang w:val="en-CA"/>
        </w:rPr>
        <w:t>relationship</w:t>
      </w:r>
      <w:r w:rsidR="006D4A9D" w:rsidRPr="00795EBF">
        <w:rPr>
          <w:rFonts w:asciiTheme="majorHAnsi" w:hAnsiTheme="majorHAnsi" w:cstheme="majorHAnsi"/>
          <w:lang w:val="en-CA"/>
        </w:rPr>
        <w:t xml:space="preserve"> between 20m and 10m</w:t>
      </w:r>
      <w:r w:rsidR="00F81987">
        <w:rPr>
          <w:rFonts w:asciiTheme="majorHAnsi" w:hAnsiTheme="majorHAnsi" w:cstheme="majorHAnsi"/>
          <w:lang w:val="en-CA"/>
        </w:rPr>
        <w:t xml:space="preserve"> L2a data</w:t>
      </w:r>
      <w:r w:rsidR="006D4A9D" w:rsidRPr="00795EBF">
        <w:rPr>
          <w:rFonts w:asciiTheme="majorHAnsi" w:hAnsiTheme="majorHAnsi" w:cstheme="majorHAnsi"/>
          <w:lang w:val="en-CA"/>
        </w:rPr>
        <w:t xml:space="preserve">, ii) representative and adequate calibration sampling, and iii) the DCNN is capable of finding a globally acceptable inverse solution. DSen2 performed significantly better in terms of thematic uncertainty, spectral angle reproduction and spatial similarity indices when compared to R1, D2 and D3 over test sites (Lanaras et al., 2018). However, these comparisons were limited to test the estimation of 20m MSI bands given linearly upscaled 40m equivalents. Moreover, these tests did not consider the impact of uncertainties </w:t>
      </w:r>
      <w:r w:rsidR="00F81987">
        <w:rPr>
          <w:rFonts w:asciiTheme="majorHAnsi" w:hAnsiTheme="majorHAnsi" w:cstheme="majorHAnsi"/>
          <w:lang w:val="en-CA"/>
        </w:rPr>
        <w:t xml:space="preserve">of downscaled L2a estimates </w:t>
      </w:r>
      <w:r w:rsidR="006D4A9D" w:rsidRPr="00795EBF">
        <w:rPr>
          <w:rFonts w:asciiTheme="majorHAnsi" w:hAnsiTheme="majorHAnsi" w:cstheme="majorHAnsi"/>
          <w:lang w:val="en-CA"/>
        </w:rPr>
        <w:t>on SL2P products.</w:t>
      </w:r>
    </w:p>
    <w:p w14:paraId="35F1961A" w14:textId="301C4403" w:rsidR="006D4A9D" w:rsidRDefault="006D4A9D" w:rsidP="00795EBF">
      <w:pPr>
        <w:pStyle w:val="Heading2"/>
        <w:numPr>
          <w:ilvl w:val="0"/>
          <w:numId w:val="12"/>
        </w:numPr>
        <w:rPr>
          <w:lang w:val="en-CA"/>
        </w:rPr>
      </w:pPr>
      <w:r>
        <w:rPr>
          <w:lang w:val="en-CA"/>
        </w:rPr>
        <w:lastRenderedPageBreak/>
        <w:t>WV3 Transfer Function Calibration</w:t>
      </w:r>
    </w:p>
    <w:p w14:paraId="10182E9A" w14:textId="77777777" w:rsidR="006D4A9D" w:rsidRPr="004C2FEE" w:rsidRDefault="006D4A9D" w:rsidP="006D4A9D">
      <w:pPr>
        <w:spacing w:line="360" w:lineRule="auto"/>
        <w:rPr>
          <w:rFonts w:asciiTheme="majorHAnsi" w:hAnsiTheme="majorHAnsi" w:cstheme="majorHAnsi"/>
          <w:lang w:val="en-CA"/>
        </w:rPr>
      </w:pPr>
    </w:p>
    <w:p w14:paraId="16A97DA0" w14:textId="146241ED" w:rsidR="006D4A9D" w:rsidRPr="00795EBF" w:rsidRDefault="006D4A9D" w:rsidP="006D4A9D">
      <w:pPr>
        <w:spacing w:line="360" w:lineRule="auto"/>
        <w:rPr>
          <w:rFonts w:asciiTheme="majorHAnsi" w:hAnsiTheme="majorHAnsi" w:cstheme="majorHAnsi"/>
          <w:lang w:val="en-CA"/>
        </w:rPr>
      </w:pPr>
      <w:r w:rsidRPr="00795EBF">
        <w:rPr>
          <w:rFonts w:asciiTheme="majorHAnsi" w:hAnsiTheme="majorHAnsi" w:cstheme="majorHAnsi"/>
          <w:lang w:val="en-CA"/>
        </w:rPr>
        <w:t>For each site, the WV3 Standard image was smoothed using a point spread function of the 20m MSI band nearest in terms of centre-wavelength (</w:t>
      </w:r>
      <w:r w:rsidRPr="00795EBF">
        <w:rPr>
          <w:rFonts w:asciiTheme="majorHAnsi" w:hAnsiTheme="majorHAnsi" w:cstheme="majorHAnsi"/>
          <w:lang w:val="en-CA"/>
        </w:rPr>
        <w:fldChar w:fldCharType="begin"/>
      </w:r>
      <w:r w:rsidRPr="00795EBF">
        <w:rPr>
          <w:rFonts w:asciiTheme="majorHAnsi" w:hAnsiTheme="majorHAnsi" w:cstheme="majorHAnsi"/>
          <w:lang w:val="en-CA"/>
        </w:rPr>
        <w:instrText xml:space="preserve"> REF _Ref71040523 \h  \* MERGEFORMAT </w:instrText>
      </w:r>
      <w:r w:rsidRPr="00795EBF">
        <w:rPr>
          <w:rFonts w:asciiTheme="majorHAnsi" w:hAnsiTheme="majorHAnsi" w:cstheme="majorHAnsi"/>
          <w:lang w:val="en-CA"/>
        </w:rPr>
      </w:r>
      <w:r w:rsidRPr="00795EBF">
        <w:rPr>
          <w:rFonts w:asciiTheme="majorHAnsi" w:hAnsiTheme="majorHAnsi" w:cstheme="majorHAnsi"/>
          <w:lang w:val="en-CA"/>
        </w:rPr>
        <w:fldChar w:fldCharType="separate"/>
      </w:r>
      <w:r w:rsidRPr="00795EBF">
        <w:rPr>
          <w:rFonts w:asciiTheme="majorHAnsi" w:hAnsiTheme="majorHAnsi" w:cstheme="majorHAnsi"/>
        </w:rPr>
        <w:t xml:space="preserve">Table </w:t>
      </w:r>
      <w:r w:rsidRPr="00795EBF">
        <w:rPr>
          <w:rFonts w:asciiTheme="majorHAnsi" w:hAnsiTheme="majorHAnsi" w:cstheme="majorHAnsi"/>
          <w:noProof/>
        </w:rPr>
        <w:t>1</w:t>
      </w:r>
      <w:r w:rsidRPr="00795EBF">
        <w:rPr>
          <w:rFonts w:asciiTheme="majorHAnsi" w:hAnsiTheme="majorHAnsi" w:cstheme="majorHAnsi"/>
          <w:lang w:val="en-CA"/>
        </w:rPr>
        <w:fldChar w:fldCharType="end"/>
      </w:r>
      <w:r w:rsidRPr="00795EBF">
        <w:rPr>
          <w:rFonts w:asciiTheme="majorHAnsi" w:hAnsiTheme="majorHAnsi" w:cstheme="majorHAnsi"/>
          <w:lang w:val="en-CA"/>
        </w:rPr>
        <w:t xml:space="preserve">) and resampled to 20m using R2 to produce a WV3 Standard 20m resolution image with a co-registration error of &lt;10m. For each product, matching WV3 standard 20m pixels and valid 20m MSI Level 2m pixels were used for calibration of a </w:t>
      </w:r>
      <w:r w:rsidR="00FC0116" w:rsidRPr="00795EBF">
        <w:rPr>
          <w:rFonts w:asciiTheme="majorHAnsi" w:hAnsiTheme="majorHAnsi" w:cstheme="majorHAnsi"/>
          <w:lang w:val="en-CA"/>
        </w:rPr>
        <w:t>site-specific</w:t>
      </w:r>
      <w:r w:rsidRPr="00795EBF">
        <w:rPr>
          <w:rFonts w:asciiTheme="majorHAnsi" w:hAnsiTheme="majorHAnsi" w:cstheme="majorHAnsi"/>
          <w:lang w:val="en-CA"/>
        </w:rPr>
        <w:t xml:space="preserve"> ensemble regression tree using</w:t>
      </w:r>
      <w:r w:rsidR="00125C7C">
        <w:rPr>
          <w:rFonts w:asciiTheme="majorHAnsi" w:hAnsiTheme="majorHAnsi" w:cstheme="majorHAnsi"/>
          <w:lang w:val="en-CA"/>
        </w:rPr>
        <w:t xml:space="preserve"> the </w:t>
      </w:r>
      <w:r w:rsidR="00FC0116">
        <w:rPr>
          <w:rFonts w:asciiTheme="majorHAnsi" w:hAnsiTheme="majorHAnsi" w:cstheme="majorHAnsi"/>
          <w:lang w:val="en-CA"/>
        </w:rPr>
        <w:t>MATLAB</w:t>
      </w:r>
      <w:r w:rsidR="00125C7C">
        <w:rPr>
          <w:rFonts w:asciiTheme="majorHAnsi" w:hAnsiTheme="majorHAnsi" w:cstheme="majorHAnsi"/>
          <w:lang w:val="en-CA"/>
        </w:rPr>
        <w:t xml:space="preserve"> </w:t>
      </w:r>
      <w:r w:rsidRPr="00795EBF">
        <w:rPr>
          <w:rFonts w:asciiTheme="majorHAnsi" w:hAnsiTheme="majorHAnsi" w:cstheme="majorHAnsi"/>
        </w:rPr>
        <w:t xml:space="preserve">‘fitreensemble’ </w:t>
      </w:r>
      <w:r w:rsidR="00125C7C">
        <w:rPr>
          <w:rFonts w:asciiTheme="majorHAnsi" w:hAnsiTheme="majorHAnsi" w:cstheme="majorHAnsi"/>
        </w:rPr>
        <w:t>function</w:t>
      </w:r>
      <w:r w:rsidRPr="00795EBF">
        <w:rPr>
          <w:rFonts w:asciiTheme="majorHAnsi" w:hAnsiTheme="majorHAnsi" w:cstheme="majorHAnsi"/>
        </w:rPr>
        <w:t xml:space="preserve"> </w:t>
      </w:r>
      <w:r w:rsidRPr="00795EBF">
        <w:rPr>
          <w:rFonts w:asciiTheme="majorHAnsi" w:hAnsiTheme="majorHAnsi" w:cstheme="majorHAnsi"/>
          <w:lang w:val="en-CA"/>
        </w:rPr>
        <w:t>with default parameters (</w:t>
      </w:r>
      <w:hyperlink r:id="rId28" w:history="1">
        <w:r w:rsidR="00563D27" w:rsidRPr="008F54E2">
          <w:rPr>
            <w:rStyle w:val="Hyperlink"/>
            <w:rFonts w:asciiTheme="majorHAnsi" w:hAnsiTheme="majorHAnsi" w:cstheme="majorHAnsi"/>
            <w:color w:val="auto"/>
            <w:u w:val="none"/>
            <w:lang w:val="en-CA"/>
          </w:rPr>
          <w:t>https://www.mathworks.com/help/stats/fitrensemble.html</w:t>
        </w:r>
      </w:hyperlink>
      <w:r w:rsidR="00563D27">
        <w:rPr>
          <w:rFonts w:asciiTheme="majorHAnsi" w:hAnsiTheme="majorHAnsi" w:cstheme="majorHAnsi"/>
          <w:lang w:val="en-CA"/>
        </w:rPr>
        <w:t xml:space="preserve"> </w:t>
      </w:r>
      <w:r w:rsidR="00543C04">
        <w:rPr>
          <w:rFonts w:asciiTheme="majorHAnsi" w:hAnsiTheme="majorHAnsi" w:cstheme="majorHAnsi"/>
          <w:lang w:val="en-CA"/>
        </w:rPr>
        <w:t>accessed</w:t>
      </w:r>
      <w:r w:rsidR="00563D27">
        <w:rPr>
          <w:rFonts w:asciiTheme="majorHAnsi" w:hAnsiTheme="majorHAnsi" w:cstheme="majorHAnsi"/>
          <w:lang w:val="en-CA"/>
        </w:rPr>
        <w:t xml:space="preserve"> August 19, 2021</w:t>
      </w:r>
      <w:r w:rsidRPr="00795EBF">
        <w:rPr>
          <w:rFonts w:asciiTheme="majorHAnsi" w:hAnsiTheme="majorHAnsi" w:cstheme="majorHAnsi"/>
          <w:lang w:val="en-CA"/>
        </w:rPr>
        <w:t xml:space="preserve">). </w:t>
      </w:r>
    </w:p>
    <w:p w14:paraId="7F450E48" w14:textId="7CB694F5" w:rsidR="006D4A9D" w:rsidRPr="004C2FEE" w:rsidRDefault="006D4A9D" w:rsidP="00795EBF">
      <w:pPr>
        <w:pStyle w:val="Heading2"/>
        <w:numPr>
          <w:ilvl w:val="0"/>
          <w:numId w:val="12"/>
        </w:numPr>
        <w:rPr>
          <w:rFonts w:asciiTheme="majorHAnsi" w:hAnsiTheme="majorHAnsi" w:cstheme="majorHAnsi"/>
          <w:lang w:val="en-CA"/>
        </w:rPr>
      </w:pPr>
      <w:r w:rsidRPr="004C2FEE">
        <w:rPr>
          <w:rFonts w:asciiTheme="majorHAnsi" w:hAnsiTheme="majorHAnsi" w:cstheme="majorHAnsi"/>
          <w:lang w:val="en-CA"/>
        </w:rPr>
        <w:t>WV3 L2b product generation</w:t>
      </w:r>
    </w:p>
    <w:p w14:paraId="1741D1FA" w14:textId="77777777" w:rsidR="006D4A9D" w:rsidRPr="004C2FEE" w:rsidRDefault="006D4A9D" w:rsidP="006D4A9D">
      <w:pPr>
        <w:rPr>
          <w:sz w:val="20"/>
          <w:szCs w:val="20"/>
          <w:lang w:val="en-CA"/>
        </w:rPr>
      </w:pPr>
    </w:p>
    <w:p w14:paraId="370915F9" w14:textId="1887CFA2" w:rsidR="006D4A9D" w:rsidRPr="009E49E5" w:rsidRDefault="006D4A9D" w:rsidP="006D4A9D">
      <w:pPr>
        <w:spacing w:line="360" w:lineRule="auto"/>
        <w:rPr>
          <w:rFonts w:asciiTheme="majorHAnsi" w:hAnsiTheme="majorHAnsi" w:cstheme="majorHAnsi"/>
          <w:lang w:val="en-CA"/>
        </w:rPr>
      </w:pPr>
      <w:r w:rsidRPr="009E49E5">
        <w:rPr>
          <w:rFonts w:asciiTheme="majorHAnsi" w:hAnsiTheme="majorHAnsi" w:cstheme="majorHAnsi"/>
          <w:lang w:val="en-CA"/>
        </w:rPr>
        <w:t xml:space="preserve">Oversampled WV3 reference products were generated by smoothing the 2m resolution co-registered WV3 standard image using a moving window 10m x 10m boxcar filter. The </w:t>
      </w:r>
      <w:r w:rsidR="00FC0116" w:rsidRPr="009E49E5">
        <w:rPr>
          <w:rFonts w:asciiTheme="majorHAnsi" w:hAnsiTheme="majorHAnsi" w:cstheme="majorHAnsi"/>
          <w:lang w:val="en-CA"/>
        </w:rPr>
        <w:t>site-specific</w:t>
      </w:r>
      <w:r w:rsidRPr="009E49E5">
        <w:rPr>
          <w:rFonts w:asciiTheme="majorHAnsi" w:hAnsiTheme="majorHAnsi" w:cstheme="majorHAnsi"/>
          <w:lang w:val="en-CA"/>
        </w:rPr>
        <w:t xml:space="preserve"> regression tree ensemble for each product was applied to the smoothed WV3 image using </w:t>
      </w:r>
      <w:r w:rsidR="003F42C5" w:rsidRPr="009E49E5">
        <w:rPr>
          <w:rFonts w:asciiTheme="majorHAnsi" w:hAnsiTheme="majorHAnsi" w:cstheme="majorHAnsi"/>
          <w:lang w:val="en-CA"/>
        </w:rPr>
        <w:t xml:space="preserve">the </w:t>
      </w:r>
      <w:r w:rsidR="00FC0116" w:rsidRPr="009E49E5">
        <w:rPr>
          <w:rFonts w:asciiTheme="majorHAnsi" w:hAnsiTheme="majorHAnsi" w:cstheme="majorHAnsi"/>
          <w:lang w:val="en-CA"/>
        </w:rPr>
        <w:t>MATLAB</w:t>
      </w:r>
      <w:r w:rsidRPr="009E49E5">
        <w:rPr>
          <w:rFonts w:asciiTheme="majorHAnsi" w:hAnsiTheme="majorHAnsi" w:cstheme="majorHAnsi"/>
          <w:lang w:val="en-CA"/>
        </w:rPr>
        <w:t xml:space="preserve"> </w:t>
      </w:r>
      <w:r w:rsidR="003F42C5" w:rsidRPr="009E49E5">
        <w:rPr>
          <w:rFonts w:asciiTheme="majorHAnsi" w:hAnsiTheme="majorHAnsi" w:cstheme="majorHAnsi"/>
          <w:lang w:val="en-CA"/>
        </w:rPr>
        <w:t>‘</w:t>
      </w:r>
      <w:r w:rsidRPr="009E49E5">
        <w:rPr>
          <w:rFonts w:asciiTheme="majorHAnsi" w:hAnsiTheme="majorHAnsi" w:cstheme="majorHAnsi"/>
          <w:lang w:val="en-CA"/>
        </w:rPr>
        <w:t>predict</w:t>
      </w:r>
      <w:r w:rsidR="003F42C5" w:rsidRPr="009E49E5">
        <w:rPr>
          <w:rFonts w:asciiTheme="majorHAnsi" w:hAnsiTheme="majorHAnsi" w:cstheme="majorHAnsi"/>
          <w:lang w:val="en-CA"/>
        </w:rPr>
        <w:t>’ function</w:t>
      </w:r>
      <w:r w:rsidRPr="009E49E5">
        <w:rPr>
          <w:rFonts w:asciiTheme="majorHAnsi" w:hAnsiTheme="majorHAnsi" w:cstheme="majorHAnsi"/>
          <w:lang w:val="en-CA"/>
        </w:rPr>
        <w:t xml:space="preserve"> (</w:t>
      </w:r>
      <w:hyperlink r:id="rId29" w:history="1">
        <w:r w:rsidRPr="008F54E2">
          <w:rPr>
            <w:rStyle w:val="Hyperlink"/>
            <w:rFonts w:asciiTheme="majorHAnsi" w:hAnsiTheme="majorHAnsi" w:cstheme="majorHAnsi"/>
            <w:color w:val="auto"/>
            <w:u w:val="none"/>
            <w:lang w:val="en-CA"/>
          </w:rPr>
          <w:t>https://www.mathworks.com/help/stats/linearmodel.predict.html</w:t>
        </w:r>
      </w:hyperlink>
      <w:r w:rsidR="00563D27" w:rsidRPr="009E49E5">
        <w:rPr>
          <w:rFonts w:asciiTheme="majorHAnsi" w:hAnsiTheme="majorHAnsi" w:cstheme="majorHAnsi"/>
          <w:lang w:val="en-CA"/>
        </w:rPr>
        <w:t xml:space="preserve"> accessed August 19, 2021</w:t>
      </w:r>
      <w:r w:rsidRPr="009E49E5">
        <w:rPr>
          <w:rFonts w:asciiTheme="majorHAnsi" w:hAnsiTheme="majorHAnsi" w:cstheme="majorHAnsi"/>
          <w:lang w:val="en-CA"/>
        </w:rPr>
        <w:t xml:space="preserve">) to produce an oversampled WV3 L2b product where each </w:t>
      </w:r>
      <w:r w:rsidR="009E49E5">
        <w:rPr>
          <w:rFonts w:asciiTheme="majorHAnsi" w:hAnsiTheme="majorHAnsi" w:cstheme="majorHAnsi"/>
          <w:lang w:val="en-CA"/>
        </w:rPr>
        <w:t>2m pixel’s value</w:t>
      </w:r>
      <w:r w:rsidR="009E49E5" w:rsidRPr="009E49E5">
        <w:rPr>
          <w:rFonts w:asciiTheme="majorHAnsi" w:hAnsiTheme="majorHAnsi" w:cstheme="majorHAnsi"/>
          <w:lang w:val="en-CA"/>
        </w:rPr>
        <w:t xml:space="preserve"> </w:t>
      </w:r>
      <w:r w:rsidRPr="009E49E5">
        <w:rPr>
          <w:rFonts w:asciiTheme="majorHAnsi" w:hAnsiTheme="majorHAnsi" w:cstheme="majorHAnsi"/>
          <w:lang w:val="en-CA"/>
        </w:rPr>
        <w:t>has a spatial scale corresponding to a 10m x 10m square.</w:t>
      </w:r>
    </w:p>
    <w:p w14:paraId="729CC05B" w14:textId="12862538" w:rsidR="006D4A9D" w:rsidRDefault="006D4A9D" w:rsidP="00795EBF">
      <w:pPr>
        <w:pStyle w:val="Heading2"/>
        <w:numPr>
          <w:ilvl w:val="0"/>
          <w:numId w:val="12"/>
        </w:numPr>
        <w:rPr>
          <w:lang w:val="en-CA"/>
        </w:rPr>
      </w:pPr>
      <w:r>
        <w:rPr>
          <w:lang w:val="en-CA"/>
        </w:rPr>
        <w:t>Validation</w:t>
      </w:r>
    </w:p>
    <w:p w14:paraId="028C472B" w14:textId="77777777" w:rsidR="006D4A9D" w:rsidRDefault="006D4A9D" w:rsidP="006D4A9D">
      <w:pPr>
        <w:pStyle w:val="ListParagraph"/>
        <w:spacing w:line="360" w:lineRule="auto"/>
        <w:rPr>
          <w:sz w:val="20"/>
          <w:szCs w:val="20"/>
          <w:lang w:val="en-CA"/>
        </w:rPr>
      </w:pPr>
    </w:p>
    <w:p w14:paraId="502ED67B" w14:textId="0B0A6723" w:rsidR="006D4A9D" w:rsidRDefault="006D4A9D" w:rsidP="00795EBF">
      <w:pPr>
        <w:pStyle w:val="ListParagraph"/>
        <w:spacing w:line="360" w:lineRule="auto"/>
        <w:ind w:left="0"/>
        <w:rPr>
          <w:rFonts w:asciiTheme="majorHAnsi" w:hAnsiTheme="majorHAnsi" w:cstheme="majorHAnsi"/>
          <w:lang w:val="en-CA"/>
        </w:rPr>
      </w:pPr>
      <w:r w:rsidRPr="00795EBF">
        <w:rPr>
          <w:rFonts w:asciiTheme="majorHAnsi" w:hAnsiTheme="majorHAnsi" w:cstheme="majorHAnsi"/>
          <w:lang w:val="en-CA"/>
        </w:rPr>
        <w:t>Validation was performed</w:t>
      </w:r>
      <w:r w:rsidR="00596BAE">
        <w:rPr>
          <w:rFonts w:asciiTheme="majorHAnsi" w:hAnsiTheme="majorHAnsi" w:cstheme="majorHAnsi"/>
          <w:lang w:val="en-CA"/>
        </w:rPr>
        <w:t xml:space="preserve"> </w:t>
      </w:r>
      <w:r w:rsidRPr="00795EBF">
        <w:rPr>
          <w:rFonts w:asciiTheme="majorHAnsi" w:hAnsiTheme="majorHAnsi" w:cstheme="majorHAnsi"/>
          <w:lang w:val="en-CA"/>
        </w:rPr>
        <w:t xml:space="preserve">by comparing each downscaled </w:t>
      </w:r>
      <w:r w:rsidR="00F81987">
        <w:rPr>
          <w:rFonts w:asciiTheme="majorHAnsi" w:hAnsiTheme="majorHAnsi" w:cstheme="majorHAnsi"/>
          <w:lang w:val="en-CA"/>
        </w:rPr>
        <w:t xml:space="preserve">10m </w:t>
      </w:r>
      <w:r w:rsidR="003F42C5" w:rsidRPr="00795EBF">
        <w:rPr>
          <w:rFonts w:asciiTheme="majorHAnsi" w:hAnsiTheme="majorHAnsi" w:cstheme="majorHAnsi"/>
          <w:lang w:val="en-CA"/>
        </w:rPr>
        <w:t xml:space="preserve">MSI L2b </w:t>
      </w:r>
      <w:r w:rsidRPr="00795EBF">
        <w:rPr>
          <w:rFonts w:asciiTheme="majorHAnsi" w:hAnsiTheme="majorHAnsi" w:cstheme="majorHAnsi"/>
          <w:lang w:val="en-CA"/>
        </w:rPr>
        <w:t>product</w:t>
      </w:r>
      <w:r w:rsidR="00596BAE">
        <w:rPr>
          <w:rFonts w:asciiTheme="majorHAnsi" w:hAnsiTheme="majorHAnsi" w:cstheme="majorHAnsi"/>
          <w:lang w:val="en-CA"/>
        </w:rPr>
        <w:t xml:space="preserve"> </w:t>
      </w:r>
      <w:r w:rsidRPr="00795EBF">
        <w:rPr>
          <w:rFonts w:asciiTheme="majorHAnsi" w:hAnsiTheme="majorHAnsi" w:cstheme="majorHAnsi"/>
          <w:lang w:val="en-CA"/>
        </w:rPr>
        <w:t xml:space="preserve">with </w:t>
      </w:r>
      <w:r w:rsidR="00596BAE">
        <w:rPr>
          <w:rFonts w:asciiTheme="majorHAnsi" w:hAnsiTheme="majorHAnsi" w:cstheme="majorHAnsi"/>
          <w:lang w:val="en-CA"/>
        </w:rPr>
        <w:t xml:space="preserve">the </w:t>
      </w:r>
      <w:r w:rsidR="00F81987">
        <w:rPr>
          <w:rFonts w:asciiTheme="majorHAnsi" w:hAnsiTheme="majorHAnsi" w:cstheme="majorHAnsi"/>
          <w:lang w:val="en-CA"/>
        </w:rPr>
        <w:t xml:space="preserve">2m grid resolution pixel in the </w:t>
      </w:r>
      <w:r w:rsidRPr="00795EBF">
        <w:rPr>
          <w:rFonts w:asciiTheme="majorHAnsi" w:hAnsiTheme="majorHAnsi" w:cstheme="majorHAnsi"/>
          <w:lang w:val="en-CA"/>
        </w:rPr>
        <w:t xml:space="preserve">upscaled </w:t>
      </w:r>
      <w:r w:rsidR="003F42C5" w:rsidRPr="00795EBF">
        <w:rPr>
          <w:rFonts w:asciiTheme="majorHAnsi" w:hAnsiTheme="majorHAnsi" w:cstheme="majorHAnsi"/>
          <w:lang w:val="en-CA"/>
        </w:rPr>
        <w:t xml:space="preserve">WV3 L2b </w:t>
      </w:r>
      <w:r w:rsidRPr="00795EBF">
        <w:rPr>
          <w:rFonts w:asciiTheme="majorHAnsi" w:hAnsiTheme="majorHAnsi" w:cstheme="majorHAnsi"/>
          <w:lang w:val="en-CA"/>
        </w:rPr>
        <w:t xml:space="preserve">reference </w:t>
      </w:r>
      <w:r w:rsidR="00596BAE">
        <w:rPr>
          <w:rFonts w:asciiTheme="majorHAnsi" w:hAnsiTheme="majorHAnsi" w:cstheme="majorHAnsi"/>
          <w:lang w:val="en-CA"/>
        </w:rPr>
        <w:t>maps</w:t>
      </w:r>
      <w:r w:rsidR="00F81987">
        <w:rPr>
          <w:rFonts w:asciiTheme="majorHAnsi" w:hAnsiTheme="majorHAnsi" w:cstheme="majorHAnsi"/>
          <w:lang w:val="en-CA"/>
        </w:rPr>
        <w:t>.  Note that the WV3 pixel had a spatial scale of 10m resolution due to the oversampled smoothing filter previously applied</w:t>
      </w:r>
      <w:r w:rsidR="00596BAE">
        <w:rPr>
          <w:rFonts w:asciiTheme="majorHAnsi" w:hAnsiTheme="majorHAnsi" w:cstheme="majorHAnsi"/>
          <w:lang w:val="en-CA"/>
        </w:rPr>
        <w:t xml:space="preserve">. Following good practices, </w:t>
      </w:r>
      <w:r w:rsidRPr="00795EBF">
        <w:rPr>
          <w:rFonts w:asciiTheme="majorHAnsi" w:hAnsiTheme="majorHAnsi" w:cstheme="majorHAnsi"/>
          <w:lang w:val="en-CA"/>
        </w:rPr>
        <w:t xml:space="preserve">total and reference uncertainty metrics based on residuals of matching product and </w:t>
      </w:r>
      <w:r w:rsidR="00596BAE">
        <w:rPr>
          <w:rFonts w:asciiTheme="majorHAnsi" w:hAnsiTheme="majorHAnsi" w:cstheme="majorHAnsi"/>
          <w:lang w:val="en-CA"/>
        </w:rPr>
        <w:t xml:space="preserve">reference pixels were reported </w:t>
      </w:r>
      <w:r w:rsidRPr="00795EBF">
        <w:rPr>
          <w:rFonts w:asciiTheme="majorHAnsi" w:hAnsiTheme="majorHAnsi" w:cstheme="majorHAnsi"/>
          <w:lang w:val="en-CA"/>
        </w:rPr>
        <w:t>after minimizing the impact of geolocation error (Fernandes et al., 201</w:t>
      </w:r>
      <w:r w:rsidR="00596BAE">
        <w:rPr>
          <w:rFonts w:asciiTheme="majorHAnsi" w:hAnsiTheme="majorHAnsi" w:cstheme="majorHAnsi"/>
          <w:lang w:val="en-CA"/>
        </w:rPr>
        <w:t>4). These uncertainty metrics we</w:t>
      </w:r>
      <w:r w:rsidRPr="00795EBF">
        <w:rPr>
          <w:rFonts w:asciiTheme="majorHAnsi" w:hAnsiTheme="majorHAnsi" w:cstheme="majorHAnsi"/>
          <w:lang w:val="en-CA"/>
        </w:rPr>
        <w:t xml:space="preserve">re </w:t>
      </w:r>
      <w:r w:rsidR="00596BAE">
        <w:rPr>
          <w:rFonts w:asciiTheme="majorHAnsi" w:hAnsiTheme="majorHAnsi" w:cstheme="majorHAnsi"/>
          <w:lang w:val="en-CA"/>
        </w:rPr>
        <w:t>used</w:t>
      </w:r>
      <w:r w:rsidRPr="00795EBF">
        <w:rPr>
          <w:rFonts w:asciiTheme="majorHAnsi" w:hAnsiTheme="majorHAnsi" w:cstheme="majorHAnsi"/>
          <w:lang w:val="en-CA"/>
        </w:rPr>
        <w:t xml:space="preserve"> to quantify the likely change in product uncertainty due to downscaling and to rank downscaling algorithms. </w:t>
      </w:r>
      <w:r w:rsidR="00596BAE">
        <w:rPr>
          <w:rFonts w:asciiTheme="majorHAnsi" w:hAnsiTheme="majorHAnsi" w:cstheme="majorHAnsi"/>
          <w:lang w:val="en-CA"/>
        </w:rPr>
        <w:t xml:space="preserve">A </w:t>
      </w:r>
      <w:r w:rsidRPr="00795EBF">
        <w:rPr>
          <w:rFonts w:asciiTheme="majorHAnsi" w:hAnsiTheme="majorHAnsi" w:cstheme="majorHAnsi"/>
          <w:lang w:val="en-CA"/>
        </w:rPr>
        <w:t xml:space="preserve">quantitative metric of local spatial similarity between product and corresponding reference map was </w:t>
      </w:r>
      <w:r w:rsidR="003F42C5">
        <w:rPr>
          <w:rFonts w:asciiTheme="majorHAnsi" w:hAnsiTheme="majorHAnsi" w:cstheme="majorHAnsi"/>
          <w:lang w:val="en-CA"/>
        </w:rPr>
        <w:t>used</w:t>
      </w:r>
      <w:r w:rsidRPr="00795EBF">
        <w:rPr>
          <w:rFonts w:asciiTheme="majorHAnsi" w:hAnsiTheme="majorHAnsi" w:cstheme="majorHAnsi"/>
          <w:lang w:val="en-CA"/>
        </w:rPr>
        <w:t xml:space="preserve"> to rank algorithms based on their ability to preserve spatial patterns.</w:t>
      </w:r>
    </w:p>
    <w:p w14:paraId="29236DAD" w14:textId="77777777" w:rsidR="009E49E5" w:rsidRPr="00795EBF" w:rsidRDefault="009E49E5" w:rsidP="00795EBF">
      <w:pPr>
        <w:pStyle w:val="ListParagraph"/>
        <w:spacing w:line="360" w:lineRule="auto"/>
        <w:ind w:left="0"/>
        <w:rPr>
          <w:rFonts w:asciiTheme="majorHAnsi" w:hAnsiTheme="majorHAnsi" w:cstheme="majorHAnsi"/>
          <w:lang w:val="en-CA"/>
        </w:rPr>
      </w:pPr>
    </w:p>
    <w:p w14:paraId="2FE71EE0" w14:textId="3F4E7F61" w:rsidR="006D4A9D" w:rsidRDefault="006D4A9D" w:rsidP="006D4A9D">
      <w:pPr>
        <w:pStyle w:val="Heading3"/>
        <w:rPr>
          <w:lang w:val="en-CA"/>
        </w:rPr>
      </w:pPr>
      <w:r>
        <w:rPr>
          <w:lang w:val="en-CA"/>
        </w:rPr>
        <w:lastRenderedPageBreak/>
        <w:t xml:space="preserve"> Uncertainty Metrics</w:t>
      </w:r>
    </w:p>
    <w:p w14:paraId="7D68088C" w14:textId="77777777" w:rsidR="006D4A9D" w:rsidRPr="00795EBF" w:rsidRDefault="006D4A9D" w:rsidP="006D4A9D">
      <w:pPr>
        <w:rPr>
          <w:rFonts w:asciiTheme="majorHAnsi" w:hAnsiTheme="majorHAnsi" w:cstheme="majorHAnsi"/>
          <w:lang w:val="en-CA"/>
        </w:rPr>
      </w:pPr>
    </w:p>
    <w:p w14:paraId="19B01D2F" w14:textId="2D35259C" w:rsidR="00596BAE" w:rsidRPr="00B5468B" w:rsidRDefault="00596BAE" w:rsidP="00596BAE">
      <w:pPr>
        <w:spacing w:line="360" w:lineRule="auto"/>
        <w:rPr>
          <w:rFonts w:asciiTheme="majorHAnsi" w:hAnsiTheme="majorHAnsi" w:cstheme="majorHAnsi"/>
          <w:lang w:val="en-CA"/>
        </w:rPr>
      </w:pPr>
      <w:r>
        <w:rPr>
          <w:rFonts w:asciiTheme="majorHAnsi" w:hAnsiTheme="majorHAnsi" w:cstheme="majorHAnsi"/>
          <w:lang w:val="en-CA"/>
        </w:rPr>
        <w:t>Thematic u</w:t>
      </w:r>
      <w:r w:rsidR="006D4A9D" w:rsidRPr="00795EBF">
        <w:rPr>
          <w:rFonts w:asciiTheme="majorHAnsi" w:hAnsiTheme="majorHAnsi" w:cstheme="majorHAnsi"/>
          <w:lang w:val="en-CA"/>
        </w:rPr>
        <w:t>ncertainty metrics (bias, RMSE and r</w:t>
      </w:r>
      <w:r w:rsidR="006D4A9D" w:rsidRPr="00795EBF">
        <w:rPr>
          <w:rFonts w:asciiTheme="majorHAnsi" w:hAnsiTheme="majorHAnsi" w:cstheme="majorHAnsi"/>
          <w:vertAlign w:val="superscript"/>
          <w:lang w:val="en-CA"/>
        </w:rPr>
        <w:t>2</w:t>
      </w:r>
      <w:r w:rsidR="006D4A9D" w:rsidRPr="00795EBF">
        <w:rPr>
          <w:rFonts w:asciiTheme="majorHAnsi" w:hAnsiTheme="majorHAnsi" w:cstheme="majorHAnsi"/>
          <w:lang w:val="en-CA"/>
        </w:rPr>
        <w:t>) were quantified for</w:t>
      </w:r>
      <w:r>
        <w:rPr>
          <w:rFonts w:asciiTheme="majorHAnsi" w:hAnsiTheme="majorHAnsi" w:cstheme="majorHAnsi"/>
          <w:lang w:val="en-CA"/>
        </w:rPr>
        <w:t xml:space="preserve"> all variables and downscaling treatments at</w:t>
      </w:r>
      <w:r w:rsidR="006D4A9D" w:rsidRPr="00795EBF">
        <w:rPr>
          <w:rFonts w:asciiTheme="majorHAnsi" w:hAnsiTheme="majorHAnsi" w:cstheme="majorHAnsi"/>
          <w:lang w:val="en-CA"/>
        </w:rPr>
        <w:t xml:space="preserve"> each site</w:t>
      </w:r>
      <w:r>
        <w:rPr>
          <w:rFonts w:asciiTheme="majorHAnsi" w:hAnsiTheme="majorHAnsi" w:cstheme="majorHAnsi"/>
          <w:lang w:val="en-CA"/>
        </w:rPr>
        <w:t>. Both total and reference uncertainty were</w:t>
      </w:r>
      <w:r w:rsidRPr="00B5468B">
        <w:rPr>
          <w:rFonts w:asciiTheme="majorHAnsi" w:hAnsiTheme="majorHAnsi" w:cstheme="majorHAnsi"/>
          <w:lang w:val="en-CA"/>
        </w:rPr>
        <w:t xml:space="preserve"> </w:t>
      </w:r>
      <w:r w:rsidR="009E49E5">
        <w:rPr>
          <w:rFonts w:asciiTheme="majorHAnsi" w:hAnsiTheme="majorHAnsi" w:cstheme="majorHAnsi"/>
          <w:lang w:val="en-CA"/>
        </w:rPr>
        <w:t xml:space="preserve">also </w:t>
      </w:r>
      <w:r w:rsidRPr="00B5468B">
        <w:rPr>
          <w:rFonts w:asciiTheme="majorHAnsi" w:hAnsiTheme="majorHAnsi" w:cstheme="majorHAnsi"/>
          <w:lang w:val="en-CA"/>
        </w:rPr>
        <w:t>summarized</w:t>
      </w:r>
      <w:r>
        <w:rPr>
          <w:rFonts w:asciiTheme="majorHAnsi" w:hAnsiTheme="majorHAnsi" w:cstheme="majorHAnsi"/>
          <w:lang w:val="en-CA"/>
        </w:rPr>
        <w:t xml:space="preserve"> for each variable</w:t>
      </w:r>
      <w:r w:rsidRPr="00B5468B">
        <w:rPr>
          <w:rFonts w:asciiTheme="majorHAnsi" w:hAnsiTheme="majorHAnsi" w:cstheme="majorHAnsi"/>
          <w:lang w:val="en-CA"/>
        </w:rPr>
        <w:t xml:space="preserve"> across all sites by using the unweighted average of the uncertainty at each site. The average was not weighted since i) site area varied substantially as WV3 images were originally acquired for other mapping purposes, and ii) all sites had sufficient (&gt;</w:t>
      </w:r>
      <w:r w:rsidR="009E49E5">
        <w:rPr>
          <w:rFonts w:asciiTheme="majorHAnsi" w:hAnsiTheme="majorHAnsi" w:cstheme="majorHAnsi"/>
          <w:lang w:val="en-CA"/>
        </w:rPr>
        <w:t>2</w:t>
      </w:r>
      <w:r w:rsidRPr="00B5468B">
        <w:rPr>
          <w:rFonts w:asciiTheme="majorHAnsi" w:hAnsiTheme="majorHAnsi" w:cstheme="majorHAnsi"/>
          <w:lang w:val="en-CA"/>
        </w:rPr>
        <w:t>00</w:t>
      </w:r>
      <w:r>
        <w:rPr>
          <w:rFonts w:asciiTheme="majorHAnsi" w:hAnsiTheme="majorHAnsi" w:cstheme="majorHAnsi"/>
          <w:lang w:val="en-CA"/>
        </w:rPr>
        <w:t>00</w:t>
      </w:r>
      <w:r w:rsidRPr="00B5468B">
        <w:rPr>
          <w:rFonts w:asciiTheme="majorHAnsi" w:hAnsiTheme="majorHAnsi" w:cstheme="majorHAnsi"/>
          <w:lang w:val="en-CA"/>
        </w:rPr>
        <w:t>) comparisons such that the confidence interval of comparison</w:t>
      </w:r>
      <w:r w:rsidR="00E33779">
        <w:rPr>
          <w:rFonts w:asciiTheme="majorHAnsi" w:hAnsiTheme="majorHAnsi" w:cstheme="majorHAnsi"/>
          <w:lang w:val="en-CA"/>
        </w:rPr>
        <w:t xml:space="preserve"> statistics</w:t>
      </w:r>
      <w:r w:rsidRPr="00B5468B">
        <w:rPr>
          <w:rFonts w:asciiTheme="majorHAnsi" w:hAnsiTheme="majorHAnsi" w:cstheme="majorHAnsi"/>
          <w:lang w:val="en-CA"/>
        </w:rPr>
        <w:t xml:space="preserve"> was negligible compared to uncertainty due to spatial matching.</w:t>
      </w:r>
      <w:r w:rsidRPr="00596BAE">
        <w:rPr>
          <w:rFonts w:asciiTheme="majorHAnsi" w:hAnsiTheme="majorHAnsi" w:cstheme="majorHAnsi"/>
          <w:lang w:val="en-CA"/>
        </w:rPr>
        <w:t xml:space="preserve"> </w:t>
      </w:r>
      <w:r>
        <w:rPr>
          <w:rFonts w:asciiTheme="majorHAnsi" w:hAnsiTheme="majorHAnsi" w:cstheme="majorHAnsi"/>
          <w:lang w:val="en-CA"/>
        </w:rPr>
        <w:t>For each variable, r</w:t>
      </w:r>
      <w:r w:rsidRPr="00B5468B">
        <w:rPr>
          <w:rFonts w:asciiTheme="majorHAnsi" w:hAnsiTheme="majorHAnsi" w:cstheme="majorHAnsi"/>
          <w:lang w:val="en-CA"/>
        </w:rPr>
        <w:t xml:space="preserve">eference uncertainty was quantified for each site using the </w:t>
      </w:r>
      <w:r>
        <w:rPr>
          <w:rFonts w:asciiTheme="majorHAnsi" w:hAnsiTheme="majorHAnsi" w:cstheme="majorHAnsi"/>
          <w:lang w:val="en-CA"/>
        </w:rPr>
        <w:t xml:space="preserve">RMSE of the </w:t>
      </w:r>
      <w:r w:rsidR="00FC0116">
        <w:rPr>
          <w:rFonts w:asciiTheme="majorHAnsi" w:hAnsiTheme="majorHAnsi" w:cstheme="majorHAnsi"/>
          <w:lang w:val="en-CA"/>
        </w:rPr>
        <w:t>site-specific</w:t>
      </w:r>
      <w:r w:rsidRPr="00B5468B">
        <w:rPr>
          <w:rFonts w:asciiTheme="majorHAnsi" w:hAnsiTheme="majorHAnsi" w:cstheme="majorHAnsi"/>
          <w:lang w:val="en-CA"/>
        </w:rPr>
        <w:t xml:space="preserve"> regression tree calibration residuals.</w:t>
      </w:r>
    </w:p>
    <w:p w14:paraId="509C2E0C" w14:textId="40694501" w:rsidR="00596BAE" w:rsidRDefault="00596BAE" w:rsidP="006D4A9D">
      <w:pPr>
        <w:spacing w:line="360" w:lineRule="auto"/>
        <w:rPr>
          <w:rFonts w:asciiTheme="majorHAnsi" w:hAnsiTheme="majorHAnsi" w:cstheme="majorHAnsi"/>
          <w:lang w:val="en-CA"/>
        </w:rPr>
      </w:pPr>
    </w:p>
    <w:p w14:paraId="53DF9445" w14:textId="16974C54" w:rsidR="00596BAE" w:rsidRDefault="00E33779" w:rsidP="006D4A9D">
      <w:pPr>
        <w:spacing w:line="360" w:lineRule="auto"/>
        <w:rPr>
          <w:rFonts w:asciiTheme="majorHAnsi" w:hAnsiTheme="majorHAnsi" w:cstheme="majorHAnsi"/>
          <w:lang w:val="en-CA"/>
        </w:rPr>
      </w:pPr>
      <w:r>
        <w:rPr>
          <w:rFonts w:asciiTheme="majorHAnsi" w:hAnsiTheme="majorHAnsi" w:cstheme="majorHAnsi"/>
          <w:lang w:val="en-CA"/>
        </w:rPr>
        <w:t>Total u</w:t>
      </w:r>
      <w:r w:rsidR="00596BAE">
        <w:rPr>
          <w:rFonts w:asciiTheme="majorHAnsi" w:hAnsiTheme="majorHAnsi" w:cstheme="majorHAnsi"/>
          <w:lang w:val="en-CA"/>
        </w:rPr>
        <w:t>ncertainty metrics were computed for each</w:t>
      </w:r>
      <w:r w:rsidR="0022751F">
        <w:rPr>
          <w:rFonts w:asciiTheme="majorHAnsi" w:hAnsiTheme="majorHAnsi" w:cstheme="majorHAnsi"/>
          <w:lang w:val="en-CA"/>
        </w:rPr>
        <w:t xml:space="preserve"> unique site, variable and</w:t>
      </w:r>
      <w:r w:rsidR="00596BAE">
        <w:rPr>
          <w:rFonts w:asciiTheme="majorHAnsi" w:hAnsiTheme="majorHAnsi" w:cstheme="majorHAnsi"/>
          <w:lang w:val="en-CA"/>
        </w:rPr>
        <w:t xml:space="preserve"> downscaling treatment </w:t>
      </w:r>
      <w:r w:rsidR="006D4A9D" w:rsidRPr="00795EBF">
        <w:rPr>
          <w:rFonts w:asciiTheme="majorHAnsi" w:hAnsiTheme="majorHAnsi" w:cstheme="majorHAnsi"/>
          <w:lang w:val="en-CA"/>
        </w:rPr>
        <w:t xml:space="preserve">by comparing </w:t>
      </w:r>
      <w:r w:rsidR="00596BAE">
        <w:rPr>
          <w:rFonts w:asciiTheme="majorHAnsi" w:hAnsiTheme="majorHAnsi" w:cstheme="majorHAnsi"/>
          <w:lang w:val="en-CA"/>
        </w:rPr>
        <w:t xml:space="preserve">the </w:t>
      </w:r>
      <w:r w:rsidR="006D4A9D" w:rsidRPr="00795EBF">
        <w:rPr>
          <w:rFonts w:asciiTheme="majorHAnsi" w:hAnsiTheme="majorHAnsi" w:cstheme="majorHAnsi"/>
          <w:lang w:val="en-CA"/>
        </w:rPr>
        <w:t xml:space="preserve">downscaled L2b product with the matching L2b reference estimate. Normally, </w:t>
      </w:r>
      <w:commentRangeStart w:id="19"/>
      <w:r w:rsidRPr="00795EBF">
        <w:rPr>
          <w:rFonts w:asciiTheme="majorHAnsi" w:hAnsiTheme="majorHAnsi" w:cstheme="majorHAnsi"/>
          <w:lang w:val="en-CA"/>
        </w:rPr>
        <w:t>such comparison</w:t>
      </w:r>
      <w:r w:rsidR="006D4A9D" w:rsidRPr="00795EBF">
        <w:rPr>
          <w:rFonts w:asciiTheme="majorHAnsi" w:hAnsiTheme="majorHAnsi" w:cstheme="majorHAnsi"/>
          <w:lang w:val="en-CA"/>
        </w:rPr>
        <w:t xml:space="preserve"> </w:t>
      </w:r>
      <w:commentRangeEnd w:id="19"/>
      <w:r w:rsidR="0015596B" w:rsidRPr="00E33779">
        <w:rPr>
          <w:rStyle w:val="CommentReference"/>
        </w:rPr>
        <w:commentReference w:id="19"/>
      </w:r>
      <w:r w:rsidR="006D4A9D" w:rsidRPr="00795EBF">
        <w:rPr>
          <w:rFonts w:asciiTheme="majorHAnsi" w:hAnsiTheme="majorHAnsi" w:cstheme="majorHAnsi"/>
          <w:lang w:val="en-CA"/>
        </w:rPr>
        <w:t>are performed after smoothing product and reference maps so the contribut</w:t>
      </w:r>
      <w:r w:rsidR="003F42C5" w:rsidRPr="00795EBF">
        <w:rPr>
          <w:rFonts w:asciiTheme="majorHAnsi" w:hAnsiTheme="majorHAnsi" w:cstheme="majorHAnsi"/>
          <w:lang w:val="en-CA"/>
        </w:rPr>
        <w:t xml:space="preserve">ion of geolocation uncertainty </w:t>
      </w:r>
      <w:r w:rsidR="006D4A9D" w:rsidRPr="00795EBF">
        <w:rPr>
          <w:rFonts w:asciiTheme="majorHAnsi" w:hAnsiTheme="majorHAnsi" w:cstheme="majorHAnsi"/>
          <w:lang w:val="en-CA"/>
        </w:rPr>
        <w:t>to the observed difference of a match up can be assumed negligible (Fernandes et al., 2014). Smoothing is not acceptable here since we need quantify uncertainty at 10m resolution. Even though care was taken to ensure a geolocation uncertainty of &lt;10m such an error can still lead to large differences between the product and reference in areas with fine scale heterogeneity. A naïve approach to minimiz</w:t>
      </w:r>
      <w:r w:rsidR="0015596B">
        <w:rPr>
          <w:rFonts w:asciiTheme="majorHAnsi" w:hAnsiTheme="majorHAnsi" w:cstheme="majorHAnsi"/>
          <w:lang w:val="en-CA"/>
        </w:rPr>
        <w:t>e</w:t>
      </w:r>
      <w:r w:rsidR="006D4A9D" w:rsidRPr="00795EBF">
        <w:rPr>
          <w:rFonts w:asciiTheme="majorHAnsi" w:hAnsiTheme="majorHAnsi" w:cstheme="majorHAnsi"/>
          <w:lang w:val="en-CA"/>
        </w:rPr>
        <w:t xml:space="preserve"> reference uncertainty due to geolocation error is to select the reference estimate that minimizes the absolute residual amongst all reference estimates falling within a radius of the product pixel being matched. While this approach is feasible as the reference is oversampled to 2m resolution</w:t>
      </w:r>
      <w:r w:rsidR="00297F89">
        <w:rPr>
          <w:rFonts w:asciiTheme="majorHAnsi" w:hAnsiTheme="majorHAnsi" w:cstheme="majorHAnsi"/>
          <w:lang w:val="en-CA"/>
        </w:rPr>
        <w:t>,</w:t>
      </w:r>
      <w:r w:rsidR="006D4A9D" w:rsidRPr="00795EBF">
        <w:rPr>
          <w:rFonts w:asciiTheme="majorHAnsi" w:hAnsiTheme="majorHAnsi" w:cstheme="majorHAnsi"/>
          <w:lang w:val="en-CA"/>
        </w:rPr>
        <w:t xml:space="preserve"> it would underestimate uncertainty in areas without geolocation error but with random downscaling errors. To ensure unbiased estimate of the residual in areas without geolocation error, the minimum residual is replaced by the median residual. A further complication was that the local geolocation uncertainty was only known to be sub-pixel (&lt;10m). Here, we used the minimum median magnitude residual over windows of size 1x1, 2x2, 3x3, 4x4</w:t>
      </w:r>
      <w:r w:rsidR="0015596B">
        <w:rPr>
          <w:rFonts w:asciiTheme="majorHAnsi" w:hAnsiTheme="majorHAnsi" w:cstheme="majorHAnsi"/>
          <w:lang w:val="en-CA"/>
        </w:rPr>
        <w:t>,</w:t>
      </w:r>
      <w:r w:rsidR="006D4A9D" w:rsidRPr="00795EBF">
        <w:rPr>
          <w:rFonts w:asciiTheme="majorHAnsi" w:hAnsiTheme="majorHAnsi" w:cstheme="majorHAnsi"/>
          <w:lang w:val="en-CA"/>
        </w:rPr>
        <w:t xml:space="preserve"> and 5x5 2m reference pixels centred</w:t>
      </w:r>
      <w:r w:rsidRPr="00795EBF">
        <w:rPr>
          <w:rFonts w:asciiTheme="majorHAnsi" w:hAnsiTheme="majorHAnsi" w:cstheme="majorHAnsi"/>
          <w:lang w:val="en-CA"/>
        </w:rPr>
        <w:t xml:space="preserve"> on</w:t>
      </w:r>
      <w:r w:rsidR="006D4A9D" w:rsidRPr="00795EBF">
        <w:rPr>
          <w:rFonts w:asciiTheme="majorHAnsi" w:hAnsiTheme="majorHAnsi" w:cstheme="majorHAnsi"/>
          <w:lang w:val="en-CA"/>
        </w:rPr>
        <w:t xml:space="preserve"> each 10m product pixel. </w:t>
      </w:r>
      <w:r w:rsidR="003F42C5" w:rsidRPr="00795EBF">
        <w:rPr>
          <w:rFonts w:asciiTheme="majorHAnsi" w:hAnsiTheme="majorHAnsi" w:cstheme="majorHAnsi"/>
          <w:lang w:val="en-CA"/>
        </w:rPr>
        <w:t>This</w:t>
      </w:r>
      <w:r w:rsidR="006D4A9D" w:rsidRPr="00795EBF">
        <w:rPr>
          <w:rFonts w:asciiTheme="majorHAnsi" w:hAnsiTheme="majorHAnsi" w:cstheme="majorHAnsi"/>
          <w:lang w:val="en-CA"/>
        </w:rPr>
        <w:t xml:space="preserve"> strategy will not </w:t>
      </w:r>
      <w:r w:rsidR="003F42C5" w:rsidRPr="00795EBF">
        <w:rPr>
          <w:rFonts w:asciiTheme="majorHAnsi" w:hAnsiTheme="majorHAnsi" w:cstheme="majorHAnsi"/>
          <w:lang w:val="en-CA"/>
        </w:rPr>
        <w:t xml:space="preserve">always </w:t>
      </w:r>
      <w:r w:rsidR="006D4A9D" w:rsidRPr="00795EBF">
        <w:rPr>
          <w:rFonts w:asciiTheme="majorHAnsi" w:hAnsiTheme="majorHAnsi" w:cstheme="majorHAnsi"/>
          <w:lang w:val="en-CA"/>
        </w:rPr>
        <w:t>find the minimum geolocation error uncertainty but will at least avoid matchups with very large residuals caused by geolocation errors over heterogen</w:t>
      </w:r>
      <w:r w:rsidR="00596BAE">
        <w:rPr>
          <w:rFonts w:asciiTheme="majorHAnsi" w:hAnsiTheme="majorHAnsi" w:cstheme="majorHAnsi"/>
          <w:lang w:val="en-CA"/>
        </w:rPr>
        <w:t>e</w:t>
      </w:r>
      <w:r w:rsidR="006D4A9D" w:rsidRPr="00795EBF">
        <w:rPr>
          <w:rFonts w:asciiTheme="majorHAnsi" w:hAnsiTheme="majorHAnsi" w:cstheme="majorHAnsi"/>
          <w:lang w:val="en-CA"/>
        </w:rPr>
        <w:t>ous terrain.</w:t>
      </w:r>
    </w:p>
    <w:p w14:paraId="4557E76A" w14:textId="77777777" w:rsidR="009E49E5" w:rsidRPr="00795EBF" w:rsidRDefault="009E49E5" w:rsidP="006D4A9D">
      <w:pPr>
        <w:spacing w:line="360" w:lineRule="auto"/>
        <w:rPr>
          <w:rFonts w:asciiTheme="majorHAnsi" w:hAnsiTheme="majorHAnsi" w:cstheme="majorHAnsi"/>
          <w:lang w:val="en-CA"/>
        </w:rPr>
      </w:pPr>
    </w:p>
    <w:p w14:paraId="3D81F718" w14:textId="6D86E588" w:rsidR="006D4A9D" w:rsidRDefault="006D4A9D" w:rsidP="006D4A9D">
      <w:pPr>
        <w:pStyle w:val="Heading3"/>
        <w:rPr>
          <w:lang w:val="en-CA"/>
        </w:rPr>
      </w:pPr>
      <w:r>
        <w:rPr>
          <w:lang w:val="en-CA"/>
        </w:rPr>
        <w:lastRenderedPageBreak/>
        <w:t>Spatial Similarity</w:t>
      </w:r>
    </w:p>
    <w:p w14:paraId="6B207E27" w14:textId="77777777" w:rsidR="006D4A9D" w:rsidRPr="00B11154" w:rsidRDefault="006D4A9D" w:rsidP="00795EBF">
      <w:pPr>
        <w:rPr>
          <w:lang w:val="en-CA"/>
        </w:rPr>
      </w:pPr>
    </w:p>
    <w:p w14:paraId="7EBF68C9" w14:textId="3C287982" w:rsidR="00F04DFC" w:rsidRPr="008F54E2" w:rsidRDefault="006D4A9D" w:rsidP="00795EBF">
      <w:pPr>
        <w:spacing w:line="360" w:lineRule="auto"/>
        <w:rPr>
          <w:rFonts w:asciiTheme="majorHAnsi" w:hAnsiTheme="majorHAnsi" w:cstheme="majorHAnsi"/>
          <w:shd w:val="clear" w:color="auto" w:fill="FFFFFF"/>
        </w:rPr>
      </w:pPr>
      <w:r w:rsidRPr="009E49E5">
        <w:rPr>
          <w:rFonts w:asciiTheme="majorHAnsi" w:hAnsiTheme="majorHAnsi" w:cstheme="majorHAnsi"/>
          <w:lang w:val="en-CA"/>
        </w:rPr>
        <w:t>The Structural Similarity Index (SSI, Zhou et al.</w:t>
      </w:r>
      <w:r w:rsidR="00E33779" w:rsidRPr="009E49E5">
        <w:rPr>
          <w:rFonts w:asciiTheme="majorHAnsi" w:hAnsiTheme="majorHAnsi" w:cstheme="majorHAnsi"/>
          <w:lang w:val="en-CA"/>
        </w:rPr>
        <w:t xml:space="preserve"> </w:t>
      </w:r>
      <w:r w:rsidRPr="009E49E5">
        <w:rPr>
          <w:rFonts w:asciiTheme="majorHAnsi" w:hAnsiTheme="majorHAnsi" w:cstheme="majorHAnsi"/>
          <w:lang w:val="en-CA"/>
        </w:rPr>
        <w:t xml:space="preserve">2004) as implemented using </w:t>
      </w:r>
      <w:r w:rsidR="003F42C5" w:rsidRPr="009E49E5">
        <w:rPr>
          <w:rFonts w:asciiTheme="majorHAnsi" w:hAnsiTheme="majorHAnsi" w:cstheme="majorHAnsi"/>
          <w:lang w:val="en-CA"/>
        </w:rPr>
        <w:t xml:space="preserve">the </w:t>
      </w:r>
      <w:r w:rsidR="00FC0116" w:rsidRPr="009E49E5">
        <w:rPr>
          <w:rFonts w:asciiTheme="majorHAnsi" w:hAnsiTheme="majorHAnsi" w:cstheme="majorHAnsi"/>
          <w:lang w:val="en-CA"/>
        </w:rPr>
        <w:t>MATLAB</w:t>
      </w:r>
      <w:r w:rsidR="003F42C5" w:rsidRPr="009E49E5">
        <w:rPr>
          <w:rFonts w:asciiTheme="majorHAnsi" w:hAnsiTheme="majorHAnsi" w:cstheme="majorHAnsi"/>
          <w:lang w:val="en-CA"/>
        </w:rPr>
        <w:t xml:space="preserve"> </w:t>
      </w:r>
      <w:r w:rsidRPr="009E49E5">
        <w:rPr>
          <w:rFonts w:asciiTheme="majorHAnsi" w:hAnsiTheme="majorHAnsi" w:cstheme="majorHAnsi"/>
          <w:lang w:val="en-CA"/>
        </w:rPr>
        <w:t>‘ssim’</w:t>
      </w:r>
      <w:r w:rsidR="003F42C5" w:rsidRPr="009E49E5">
        <w:rPr>
          <w:rFonts w:asciiTheme="majorHAnsi" w:hAnsiTheme="majorHAnsi" w:cstheme="majorHAnsi"/>
          <w:lang w:val="en-CA"/>
        </w:rPr>
        <w:t xml:space="preserve"> function</w:t>
      </w:r>
      <w:r w:rsidRPr="009E49E5">
        <w:rPr>
          <w:rFonts w:asciiTheme="majorHAnsi" w:hAnsiTheme="majorHAnsi" w:cstheme="majorHAnsi"/>
          <w:lang w:val="en-CA"/>
        </w:rPr>
        <w:t xml:space="preserve"> (</w:t>
      </w:r>
      <w:hyperlink r:id="rId30" w:history="1">
        <w:r w:rsidRPr="008F54E2">
          <w:rPr>
            <w:rStyle w:val="Hyperlink"/>
            <w:rFonts w:asciiTheme="majorHAnsi" w:hAnsiTheme="majorHAnsi" w:cstheme="majorHAnsi"/>
            <w:color w:val="auto"/>
            <w:u w:val="none"/>
            <w:lang w:val="en-CA"/>
          </w:rPr>
          <w:t>https://www.mathworks.com/help/images/ref/ssim.html</w:t>
        </w:r>
      </w:hyperlink>
      <w:r w:rsidR="00563D27" w:rsidRPr="009E49E5">
        <w:rPr>
          <w:rFonts w:asciiTheme="majorHAnsi" w:hAnsiTheme="majorHAnsi" w:cstheme="majorHAnsi"/>
          <w:lang w:val="en-CA"/>
        </w:rPr>
        <w:t xml:space="preserve"> accessed August 19, 2021</w:t>
      </w:r>
      <w:r w:rsidRPr="009E49E5">
        <w:rPr>
          <w:rFonts w:asciiTheme="majorHAnsi" w:hAnsiTheme="majorHAnsi" w:cstheme="majorHAnsi"/>
          <w:lang w:val="en-CA"/>
        </w:rPr>
        <w:t xml:space="preserve">) was used to quantify the similarity between treatments and reference 10m product maps for each site. </w:t>
      </w:r>
      <w:r w:rsidRPr="008F54E2">
        <w:rPr>
          <w:rFonts w:asciiTheme="majorHAnsi" w:hAnsiTheme="majorHAnsi" w:cstheme="majorHAnsi"/>
          <w:shd w:val="clear" w:color="auto" w:fill="FFFFFF"/>
        </w:rPr>
        <w:t>The SSI combines local image structure, luminance, and contrast into a metric</w:t>
      </w:r>
      <w:r w:rsidR="009F0FEE">
        <w:rPr>
          <w:rFonts w:asciiTheme="majorHAnsi" w:hAnsiTheme="majorHAnsi" w:cstheme="majorHAnsi"/>
          <w:shd w:val="clear" w:color="auto" w:fill="FFFFFF"/>
        </w:rPr>
        <w:t xml:space="preserve"> using</w:t>
      </w:r>
      <w:r w:rsidRPr="008F54E2">
        <w:rPr>
          <w:rFonts w:asciiTheme="majorHAnsi" w:hAnsiTheme="majorHAnsi" w:cstheme="majorHAnsi"/>
          <w:shd w:val="clear" w:color="auto" w:fill="FFFFFF"/>
        </w:rPr>
        <w:t xml:space="preserve"> </w:t>
      </w:r>
      <w:r w:rsidR="009F0FEE">
        <w:rPr>
          <w:rFonts w:asciiTheme="majorHAnsi" w:hAnsiTheme="majorHAnsi" w:cstheme="majorHAnsi"/>
          <w:shd w:val="clear" w:color="auto" w:fill="FFFFFF"/>
        </w:rPr>
        <w:t xml:space="preserve">a </w:t>
      </w:r>
      <w:r w:rsidRPr="008F54E2">
        <w:rPr>
          <w:rFonts w:asciiTheme="majorHAnsi" w:hAnsiTheme="majorHAnsi" w:cstheme="majorHAnsi"/>
          <w:shd w:val="clear" w:color="auto" w:fill="FFFFFF"/>
        </w:rPr>
        <w:t>weighting designed to correspond to human perception of image similarity. SSI is sensitive to spatial smoothing of the reference image. However, here the same reference image is used to evaluate the SSI for each downscaling treatment so the observed SSI can be used to rank treatments. Spatial similarity was also evaluated qualitatively over subsets of sites corresponding to unique landscapes.</w:t>
      </w:r>
    </w:p>
    <w:p w14:paraId="33DBD8E5" w14:textId="27357625" w:rsidR="00F628C3" w:rsidRDefault="00F628C3" w:rsidP="00795EBF">
      <w:pPr>
        <w:pStyle w:val="Heading1"/>
        <w:rPr>
          <w:lang w:val="en-CA"/>
        </w:rPr>
      </w:pPr>
      <w:r>
        <w:rPr>
          <w:lang w:val="en-CA"/>
        </w:rPr>
        <w:t>Results</w:t>
      </w:r>
    </w:p>
    <w:p w14:paraId="3F92198A" w14:textId="24689F09" w:rsidR="00F628C3" w:rsidRPr="0034476A" w:rsidRDefault="00CB0DA4" w:rsidP="00795EBF">
      <w:pPr>
        <w:pStyle w:val="Heading2"/>
        <w:rPr>
          <w:lang w:val="en-CA"/>
        </w:rPr>
      </w:pPr>
      <w:r>
        <w:rPr>
          <w:lang w:val="en-CA"/>
        </w:rPr>
        <w:t>Reference and Total Uncertaint</w:t>
      </w:r>
      <w:r w:rsidR="00F628C3">
        <w:rPr>
          <w:lang w:val="en-CA"/>
        </w:rPr>
        <w:t>y</w:t>
      </w:r>
    </w:p>
    <w:p w14:paraId="44145AE1" w14:textId="77777777" w:rsidR="00F628C3" w:rsidRPr="00795EBF" w:rsidRDefault="00F628C3" w:rsidP="00795EBF">
      <w:pPr>
        <w:spacing w:line="360" w:lineRule="auto"/>
        <w:rPr>
          <w:rFonts w:asciiTheme="majorHAnsi" w:hAnsiTheme="majorHAnsi" w:cstheme="majorHAnsi"/>
          <w:lang w:val="en-CA"/>
        </w:rPr>
      </w:pPr>
    </w:p>
    <w:p w14:paraId="5F540E04" w14:textId="23608431" w:rsidR="00F628C3" w:rsidRPr="00CB22D3" w:rsidRDefault="00CB0DA4" w:rsidP="00795EBF">
      <w:pPr>
        <w:spacing w:line="360" w:lineRule="auto"/>
        <w:rPr>
          <w:rFonts w:asciiTheme="majorHAnsi" w:hAnsiTheme="majorHAnsi" w:cstheme="majorHAnsi"/>
        </w:rPr>
      </w:pPr>
      <w:r w:rsidRPr="00795EBF">
        <w:rPr>
          <w:rFonts w:asciiTheme="majorHAnsi" w:hAnsiTheme="majorHAnsi" w:cstheme="majorHAnsi"/>
        </w:rPr>
        <w:t xml:space="preserve">For brevity, </w:t>
      </w:r>
      <w:r w:rsidR="001C3278" w:rsidRPr="00CB22D3">
        <w:rPr>
          <w:rFonts w:asciiTheme="majorHAnsi" w:hAnsiTheme="majorHAnsi" w:cstheme="majorHAnsi"/>
        </w:rPr>
        <w:t xml:space="preserve">reference </w:t>
      </w:r>
      <w:r w:rsidR="00213218" w:rsidRPr="00CB22D3">
        <w:rPr>
          <w:rFonts w:asciiTheme="majorHAnsi" w:hAnsiTheme="majorHAnsi" w:cstheme="majorHAnsi"/>
        </w:rPr>
        <w:t xml:space="preserve">and product </w:t>
      </w:r>
      <w:r w:rsidRPr="00795EBF">
        <w:rPr>
          <w:rFonts w:asciiTheme="majorHAnsi" w:hAnsiTheme="majorHAnsi" w:cstheme="majorHAnsi"/>
        </w:rPr>
        <w:t>metrics were summarized in terms of the average and range across sites</w:t>
      </w:r>
      <w:r w:rsidR="00CB22D3" w:rsidRPr="00CB22D3">
        <w:rPr>
          <w:rFonts w:asciiTheme="majorHAnsi" w:hAnsiTheme="majorHAnsi" w:cstheme="majorHAnsi"/>
        </w:rPr>
        <w:t xml:space="preserve"> (</w:t>
      </w:r>
      <w:r w:rsidR="00CB22D3" w:rsidRPr="00C752FF">
        <w:rPr>
          <w:rFonts w:asciiTheme="majorHAnsi" w:hAnsiTheme="majorHAnsi" w:cstheme="majorHAnsi"/>
        </w:rPr>
        <w:fldChar w:fldCharType="begin"/>
      </w:r>
      <w:r w:rsidR="00CB22D3" w:rsidRPr="00CB22D3">
        <w:rPr>
          <w:rFonts w:asciiTheme="majorHAnsi" w:hAnsiTheme="majorHAnsi" w:cstheme="majorHAnsi"/>
        </w:rPr>
        <w:instrText xml:space="preserve"> REF _Ref77943424 \h </w:instrText>
      </w:r>
      <w:r w:rsidR="00CB22D3">
        <w:rPr>
          <w:rFonts w:asciiTheme="majorHAnsi" w:hAnsiTheme="majorHAnsi" w:cstheme="majorHAnsi"/>
        </w:rPr>
        <w:instrText xml:space="preserve"> \* MERGEFORMAT </w:instrText>
      </w:r>
      <w:r w:rsidR="00CB22D3" w:rsidRPr="00C752FF">
        <w:rPr>
          <w:rFonts w:asciiTheme="majorHAnsi" w:hAnsiTheme="majorHAnsi" w:cstheme="majorHAnsi"/>
        </w:rPr>
      </w:r>
      <w:r w:rsidR="00CB22D3" w:rsidRPr="00C752FF">
        <w:rPr>
          <w:rFonts w:asciiTheme="majorHAnsi" w:hAnsiTheme="majorHAnsi" w:cstheme="majorHAnsi"/>
        </w:rPr>
        <w:fldChar w:fldCharType="separate"/>
      </w:r>
      <w:r w:rsidR="00CB22D3" w:rsidRPr="00795EBF">
        <w:rPr>
          <w:rFonts w:asciiTheme="majorHAnsi" w:hAnsiTheme="majorHAnsi" w:cstheme="majorHAnsi"/>
        </w:rPr>
        <w:t xml:space="preserve">Figure </w:t>
      </w:r>
      <w:r w:rsidR="00CB22D3" w:rsidRPr="00795EBF">
        <w:rPr>
          <w:rFonts w:asciiTheme="majorHAnsi" w:hAnsiTheme="majorHAnsi" w:cstheme="majorHAnsi"/>
          <w:noProof/>
        </w:rPr>
        <w:t>3</w:t>
      </w:r>
      <w:r w:rsidR="00CB22D3" w:rsidRPr="00C752FF">
        <w:rPr>
          <w:rFonts w:asciiTheme="majorHAnsi" w:hAnsiTheme="majorHAnsi" w:cstheme="majorHAnsi"/>
        </w:rPr>
        <w:fldChar w:fldCharType="end"/>
      </w:r>
      <w:r w:rsidR="001C3278" w:rsidRPr="00CB22D3">
        <w:rPr>
          <w:rFonts w:asciiTheme="majorHAnsi" w:hAnsiTheme="majorHAnsi" w:cstheme="majorHAnsi"/>
        </w:rPr>
        <w:t>) and in terms of the average and range</w:t>
      </w:r>
      <w:r w:rsidR="00E33779">
        <w:rPr>
          <w:rFonts w:asciiTheme="majorHAnsi" w:hAnsiTheme="majorHAnsi" w:cstheme="majorHAnsi"/>
        </w:rPr>
        <w:t xml:space="preserve"> across sites </w:t>
      </w:r>
      <w:r w:rsidR="001C3278" w:rsidRPr="00CB22D3">
        <w:rPr>
          <w:rFonts w:asciiTheme="majorHAnsi" w:hAnsiTheme="majorHAnsi" w:cstheme="majorHAnsi"/>
        </w:rPr>
        <w:t>relative to the metric for the best performing treatment</w:t>
      </w:r>
      <w:r w:rsidR="00213218" w:rsidRPr="00CB22D3">
        <w:rPr>
          <w:rFonts w:asciiTheme="majorHAnsi" w:hAnsiTheme="majorHAnsi" w:cstheme="majorHAnsi"/>
        </w:rPr>
        <w:t xml:space="preserve"> </w:t>
      </w:r>
      <w:r w:rsidR="001C3278" w:rsidRPr="00CB22D3">
        <w:rPr>
          <w:rFonts w:asciiTheme="majorHAnsi" w:hAnsiTheme="majorHAnsi" w:cstheme="majorHAnsi"/>
        </w:rPr>
        <w:t>(‘relative metric’,</w:t>
      </w:r>
      <w:r w:rsidR="00CB22D3" w:rsidRPr="00CB22D3">
        <w:rPr>
          <w:rFonts w:asciiTheme="majorHAnsi" w:hAnsiTheme="majorHAnsi" w:cstheme="majorHAnsi"/>
        </w:rPr>
        <w:t xml:space="preserve"> </w:t>
      </w:r>
      <w:r w:rsidR="00CB22D3" w:rsidRPr="00C752FF">
        <w:rPr>
          <w:rFonts w:asciiTheme="majorHAnsi" w:hAnsiTheme="majorHAnsi" w:cstheme="majorHAnsi"/>
        </w:rPr>
        <w:fldChar w:fldCharType="begin"/>
      </w:r>
      <w:r w:rsidR="00CB22D3" w:rsidRPr="00CB22D3">
        <w:rPr>
          <w:rFonts w:asciiTheme="majorHAnsi" w:hAnsiTheme="majorHAnsi" w:cstheme="majorHAnsi"/>
        </w:rPr>
        <w:instrText xml:space="preserve"> REF _Ref77943414 \h </w:instrText>
      </w:r>
      <w:r w:rsidR="00CB22D3">
        <w:rPr>
          <w:rFonts w:asciiTheme="majorHAnsi" w:hAnsiTheme="majorHAnsi" w:cstheme="majorHAnsi"/>
        </w:rPr>
        <w:instrText xml:space="preserve"> \* MERGEFORMAT </w:instrText>
      </w:r>
      <w:r w:rsidR="00CB22D3" w:rsidRPr="00C752FF">
        <w:rPr>
          <w:rFonts w:asciiTheme="majorHAnsi" w:hAnsiTheme="majorHAnsi" w:cstheme="majorHAnsi"/>
        </w:rPr>
      </w:r>
      <w:r w:rsidR="00CB22D3" w:rsidRPr="00C752FF">
        <w:rPr>
          <w:rFonts w:asciiTheme="majorHAnsi" w:hAnsiTheme="majorHAnsi" w:cstheme="majorHAnsi"/>
        </w:rPr>
        <w:fldChar w:fldCharType="separate"/>
      </w:r>
      <w:r w:rsidR="00CB22D3" w:rsidRPr="00795EBF">
        <w:rPr>
          <w:rFonts w:asciiTheme="majorHAnsi" w:hAnsiTheme="majorHAnsi" w:cstheme="majorHAnsi"/>
        </w:rPr>
        <w:t xml:space="preserve">Figure </w:t>
      </w:r>
      <w:r w:rsidR="00CB22D3" w:rsidRPr="00795EBF">
        <w:rPr>
          <w:rFonts w:asciiTheme="majorHAnsi" w:hAnsiTheme="majorHAnsi" w:cstheme="majorHAnsi"/>
          <w:noProof/>
        </w:rPr>
        <w:t>4</w:t>
      </w:r>
      <w:r w:rsidR="00CB22D3" w:rsidRPr="00C752FF">
        <w:rPr>
          <w:rFonts w:asciiTheme="majorHAnsi" w:hAnsiTheme="majorHAnsi" w:cstheme="majorHAnsi"/>
        </w:rPr>
        <w:fldChar w:fldCharType="end"/>
      </w:r>
      <w:r w:rsidRPr="00795EBF">
        <w:rPr>
          <w:rFonts w:asciiTheme="majorHAnsi" w:hAnsiTheme="majorHAnsi" w:cstheme="majorHAnsi"/>
        </w:rPr>
        <w:t>)</w:t>
      </w:r>
      <w:r w:rsidR="00E33779">
        <w:rPr>
          <w:rFonts w:asciiTheme="majorHAnsi" w:hAnsiTheme="majorHAnsi" w:cstheme="majorHAnsi"/>
        </w:rPr>
        <w:t xml:space="preserve">.  Site </w:t>
      </w:r>
      <w:r w:rsidR="00596BAE">
        <w:rPr>
          <w:rFonts w:asciiTheme="majorHAnsi" w:hAnsiTheme="majorHAnsi" w:cstheme="majorHAnsi"/>
        </w:rPr>
        <w:t xml:space="preserve">specific results </w:t>
      </w:r>
      <w:r w:rsidR="00E33779">
        <w:rPr>
          <w:rFonts w:asciiTheme="majorHAnsi" w:hAnsiTheme="majorHAnsi" w:cstheme="majorHAnsi"/>
        </w:rPr>
        <w:t xml:space="preserve">are </w:t>
      </w:r>
      <w:r w:rsidR="00596BAE">
        <w:rPr>
          <w:rFonts w:asciiTheme="majorHAnsi" w:hAnsiTheme="majorHAnsi" w:cstheme="majorHAnsi"/>
        </w:rPr>
        <w:t>provided</w:t>
      </w:r>
      <w:r w:rsidR="009F0FEE">
        <w:rPr>
          <w:rFonts w:asciiTheme="majorHAnsi" w:hAnsiTheme="majorHAnsi" w:cstheme="majorHAnsi"/>
        </w:rPr>
        <w:t xml:space="preserve"> at </w:t>
      </w:r>
      <w:hyperlink r:id="rId31" w:history="1">
        <w:r w:rsidR="00BA548D" w:rsidRPr="00001CC9">
          <w:rPr>
            <w:rStyle w:val="Hyperlink"/>
            <w:rFonts w:asciiTheme="majorHAnsi" w:hAnsiTheme="majorHAnsi" w:cstheme="majorHAnsi"/>
            <w:color w:val="auto"/>
            <w:u w:val="none"/>
          </w:rPr>
          <w:t>https://github.com/rfernand387/downscaling</w:t>
        </w:r>
      </w:hyperlink>
      <w:r w:rsidR="00BA548D" w:rsidRPr="00001CC9">
        <w:rPr>
          <w:rFonts w:asciiTheme="majorHAnsi" w:hAnsiTheme="majorHAnsi" w:cstheme="majorHAnsi"/>
        </w:rPr>
        <w:t xml:space="preserve"> (</w:t>
      </w:r>
      <w:hyperlink r:id="rId32" w:history="1">
        <w:r w:rsidR="00BA548D" w:rsidRPr="00001CC9">
          <w:rPr>
            <w:rStyle w:val="Hyperlink"/>
            <w:rFonts w:asciiTheme="majorHAnsi" w:hAnsiTheme="majorHAnsi" w:cstheme="majorHAnsi"/>
            <w:color w:val="auto"/>
            <w:u w:val="none"/>
            <w:shd w:val="clear" w:color="auto" w:fill="FFFFFF"/>
          </w:rPr>
          <w:t>DOI: 10.5281/zenodo.5227592</w:t>
        </w:r>
      </w:hyperlink>
      <w:r w:rsidR="00BA548D" w:rsidRPr="00001CC9">
        <w:rPr>
          <w:rFonts w:asciiTheme="majorHAnsi" w:hAnsiTheme="majorHAnsi" w:cstheme="majorHAnsi"/>
        </w:rPr>
        <w:t xml:space="preserve"> Accessed August 19, 2021)</w:t>
      </w:r>
      <w:r w:rsidRPr="00795EBF">
        <w:rPr>
          <w:rFonts w:asciiTheme="majorHAnsi" w:hAnsiTheme="majorHAnsi" w:cstheme="majorHAnsi"/>
        </w:rPr>
        <w:t xml:space="preserve">. </w:t>
      </w:r>
      <w:r w:rsidR="001B1296">
        <w:rPr>
          <w:rFonts w:asciiTheme="majorHAnsi" w:hAnsiTheme="majorHAnsi" w:cstheme="majorHAnsi"/>
        </w:rPr>
        <w:t xml:space="preserve">The relationship between thematic uncertainty and spatial similarity was also examined by comparing RMSE and SSI across sites </w:t>
      </w:r>
      <w:r w:rsidR="001B1296" w:rsidRPr="001B1296">
        <w:rPr>
          <w:rFonts w:asciiTheme="majorHAnsi" w:hAnsiTheme="majorHAnsi" w:cstheme="majorHAnsi"/>
        </w:rPr>
        <w:t>(</w:t>
      </w:r>
      <w:r w:rsidR="001B1296" w:rsidRPr="00C752FF">
        <w:rPr>
          <w:rFonts w:asciiTheme="majorHAnsi" w:hAnsiTheme="majorHAnsi" w:cstheme="majorHAnsi"/>
        </w:rPr>
        <w:fldChar w:fldCharType="begin"/>
      </w:r>
      <w:r w:rsidR="001B1296" w:rsidRPr="001B1296">
        <w:rPr>
          <w:rFonts w:asciiTheme="majorHAnsi" w:hAnsiTheme="majorHAnsi" w:cstheme="majorHAnsi"/>
        </w:rPr>
        <w:instrText xml:space="preserve"> REF _Ref77944256 \h </w:instrText>
      </w:r>
      <w:r w:rsidR="001B1296">
        <w:rPr>
          <w:rFonts w:asciiTheme="majorHAnsi" w:hAnsiTheme="majorHAnsi" w:cstheme="majorHAnsi"/>
        </w:rPr>
        <w:instrText xml:space="preserve"> \* MERGEFORMAT </w:instrText>
      </w:r>
      <w:r w:rsidR="001B1296" w:rsidRPr="00C752FF">
        <w:rPr>
          <w:rFonts w:asciiTheme="majorHAnsi" w:hAnsiTheme="majorHAnsi" w:cstheme="majorHAnsi"/>
        </w:rPr>
      </w:r>
      <w:r w:rsidR="001B1296" w:rsidRPr="00C752FF">
        <w:rPr>
          <w:rFonts w:asciiTheme="majorHAnsi" w:hAnsiTheme="majorHAnsi" w:cstheme="majorHAnsi"/>
        </w:rPr>
        <w:fldChar w:fldCharType="separate"/>
      </w:r>
      <w:r w:rsidR="001B1296" w:rsidRPr="00795EBF">
        <w:rPr>
          <w:rFonts w:asciiTheme="majorHAnsi" w:hAnsiTheme="majorHAnsi" w:cstheme="majorHAnsi"/>
        </w:rPr>
        <w:t xml:space="preserve">Figure </w:t>
      </w:r>
      <w:r w:rsidR="001B1296" w:rsidRPr="00795EBF">
        <w:rPr>
          <w:rFonts w:asciiTheme="majorHAnsi" w:hAnsiTheme="majorHAnsi" w:cstheme="majorHAnsi"/>
          <w:noProof/>
        </w:rPr>
        <w:t>5</w:t>
      </w:r>
      <w:r w:rsidR="001B1296" w:rsidRPr="00C752FF">
        <w:rPr>
          <w:rFonts w:asciiTheme="majorHAnsi" w:hAnsiTheme="majorHAnsi" w:cstheme="majorHAnsi"/>
        </w:rPr>
        <w:fldChar w:fldCharType="end"/>
      </w:r>
      <w:r w:rsidR="001B1296" w:rsidRPr="001B1296">
        <w:rPr>
          <w:rFonts w:asciiTheme="majorHAnsi" w:hAnsiTheme="majorHAnsi" w:cstheme="majorHAnsi"/>
        </w:rPr>
        <w:t>).</w:t>
      </w:r>
      <w:r w:rsidR="00142714">
        <w:rPr>
          <w:rFonts w:asciiTheme="majorHAnsi" w:hAnsiTheme="majorHAnsi" w:cstheme="majorHAnsi"/>
        </w:rPr>
        <w:t xml:space="preserve"> Unless otherwise indicated</w:t>
      </w:r>
      <w:r w:rsidR="00297F89">
        <w:rPr>
          <w:rFonts w:asciiTheme="majorHAnsi" w:hAnsiTheme="majorHAnsi" w:cstheme="majorHAnsi"/>
        </w:rPr>
        <w:t>,</w:t>
      </w:r>
      <w:r w:rsidR="00142714">
        <w:rPr>
          <w:rFonts w:asciiTheme="majorHAnsi" w:hAnsiTheme="majorHAnsi" w:cstheme="majorHAnsi"/>
        </w:rPr>
        <w:t xml:space="preserve"> </w:t>
      </w:r>
      <w:r w:rsidR="00E33779">
        <w:rPr>
          <w:rFonts w:asciiTheme="majorHAnsi" w:hAnsiTheme="majorHAnsi" w:cstheme="majorHAnsi"/>
        </w:rPr>
        <w:t>values</w:t>
      </w:r>
      <w:r w:rsidR="00142714">
        <w:rPr>
          <w:rFonts w:asciiTheme="majorHAnsi" w:hAnsiTheme="majorHAnsi" w:cstheme="majorHAnsi"/>
        </w:rPr>
        <w:t xml:space="preserve"> in parentheses correspond to the interval spanning observed the range between sites.</w:t>
      </w:r>
    </w:p>
    <w:p w14:paraId="77C5774C" w14:textId="1471E819" w:rsidR="00213218" w:rsidRDefault="00213218">
      <w:pPr>
        <w:spacing w:line="360" w:lineRule="auto"/>
        <w:rPr>
          <w:rFonts w:asciiTheme="majorHAnsi" w:hAnsiTheme="majorHAnsi" w:cstheme="majorHAnsi"/>
        </w:rPr>
      </w:pPr>
    </w:p>
    <w:p w14:paraId="70E1CA71" w14:textId="16AF846E" w:rsidR="00EA24B2" w:rsidRDefault="00EA24B2">
      <w:pPr>
        <w:spacing w:line="360" w:lineRule="auto"/>
        <w:rPr>
          <w:rFonts w:asciiTheme="majorHAnsi" w:hAnsiTheme="majorHAnsi" w:cstheme="majorHAnsi"/>
        </w:rPr>
      </w:pPr>
      <w:r>
        <w:rPr>
          <w:rFonts w:asciiTheme="majorHAnsi" w:hAnsiTheme="majorHAnsi" w:cstheme="majorHAnsi"/>
        </w:rPr>
        <w:t>Reference Uncertainty</w:t>
      </w:r>
    </w:p>
    <w:p w14:paraId="55D6940F" w14:textId="73D01774" w:rsidR="003F7AA3" w:rsidRDefault="003F7AA3">
      <w:pPr>
        <w:spacing w:line="360" w:lineRule="auto"/>
        <w:rPr>
          <w:rFonts w:asciiTheme="majorHAnsi" w:hAnsiTheme="majorHAnsi" w:cstheme="majorHAnsi"/>
        </w:rPr>
      </w:pPr>
    </w:p>
    <w:p w14:paraId="1CEB058D" w14:textId="2E73DFBF" w:rsidR="001C3278" w:rsidDel="00BB611B" w:rsidRDefault="00142714">
      <w:pPr>
        <w:spacing w:line="360" w:lineRule="auto"/>
        <w:rPr>
          <w:del w:id="20" w:author="Fernandes, Richard" w:date="2021-08-20T14:16:00Z"/>
          <w:rFonts w:asciiTheme="majorHAnsi" w:hAnsiTheme="majorHAnsi" w:cstheme="majorHAnsi"/>
        </w:rPr>
      </w:pPr>
      <w:r>
        <w:rPr>
          <w:rFonts w:asciiTheme="majorHAnsi" w:hAnsiTheme="majorHAnsi" w:cstheme="majorHAnsi"/>
        </w:rPr>
        <w:t xml:space="preserve">The site average </w:t>
      </w:r>
      <w:r w:rsidR="00E33779">
        <w:rPr>
          <w:rFonts w:asciiTheme="majorHAnsi" w:hAnsiTheme="majorHAnsi" w:cstheme="majorHAnsi"/>
        </w:rPr>
        <w:t xml:space="preserve">reference </w:t>
      </w:r>
      <w:r>
        <w:rPr>
          <w:rFonts w:asciiTheme="majorHAnsi" w:hAnsiTheme="majorHAnsi" w:cstheme="majorHAnsi"/>
        </w:rPr>
        <w:t xml:space="preserve">RMSE of 0.023 </w:t>
      </w:r>
      <w:commentRangeStart w:id="21"/>
      <w:r w:rsidRPr="00E33779">
        <w:rPr>
          <w:rFonts w:asciiTheme="majorHAnsi" w:hAnsiTheme="majorHAnsi" w:cstheme="majorHAnsi"/>
        </w:rPr>
        <w:t>(+0.015/-0.012)</w:t>
      </w:r>
      <w:commentRangeEnd w:id="21"/>
      <w:r w:rsidR="001B7616" w:rsidRPr="00E33779">
        <w:rPr>
          <w:rStyle w:val="CommentReference"/>
        </w:rPr>
        <w:commentReference w:id="21"/>
      </w:r>
      <w:r w:rsidRPr="00E33779">
        <w:rPr>
          <w:rFonts w:asciiTheme="majorHAnsi" w:hAnsiTheme="majorHAnsi" w:cstheme="majorHAnsi"/>
        </w:rPr>
        <w:t xml:space="preserve"> </w:t>
      </w:r>
      <w:r>
        <w:rPr>
          <w:rFonts w:asciiTheme="majorHAnsi" w:hAnsiTheme="majorHAnsi" w:cstheme="majorHAnsi"/>
        </w:rPr>
        <w:t>for fCOVER, 0.02</w:t>
      </w:r>
      <w:r w:rsidR="002A48DF">
        <w:rPr>
          <w:rFonts w:asciiTheme="majorHAnsi" w:hAnsiTheme="majorHAnsi" w:cstheme="majorHAnsi"/>
        </w:rPr>
        <w:t>3 (+0.014/-0.011</w:t>
      </w:r>
      <w:r>
        <w:rPr>
          <w:rFonts w:asciiTheme="majorHAnsi" w:hAnsiTheme="majorHAnsi" w:cstheme="majorHAnsi"/>
        </w:rPr>
        <w:t>) for</w:t>
      </w:r>
      <w:r w:rsidR="002A48DF">
        <w:rPr>
          <w:rFonts w:asciiTheme="majorHAnsi" w:hAnsiTheme="majorHAnsi" w:cstheme="majorHAnsi"/>
        </w:rPr>
        <w:t xml:space="preserve"> fAPAR</w:t>
      </w:r>
      <w:r>
        <w:rPr>
          <w:rFonts w:asciiTheme="majorHAnsi" w:hAnsiTheme="majorHAnsi" w:cstheme="majorHAnsi"/>
        </w:rPr>
        <w:t>, 0.</w:t>
      </w:r>
      <w:r w:rsidR="002A48DF">
        <w:rPr>
          <w:rFonts w:asciiTheme="majorHAnsi" w:hAnsiTheme="majorHAnsi" w:cstheme="majorHAnsi"/>
        </w:rPr>
        <w:t>0</w:t>
      </w:r>
      <w:r w:rsidR="006A2DFE">
        <w:rPr>
          <w:rFonts w:asciiTheme="majorHAnsi" w:hAnsiTheme="majorHAnsi" w:cstheme="majorHAnsi"/>
        </w:rPr>
        <w:t>05</w:t>
      </w:r>
      <w:r>
        <w:rPr>
          <w:rFonts w:asciiTheme="majorHAnsi" w:hAnsiTheme="majorHAnsi" w:cstheme="majorHAnsi"/>
        </w:rPr>
        <w:t xml:space="preserve"> (+</w:t>
      </w:r>
      <w:r w:rsidR="002A48DF">
        <w:rPr>
          <w:rFonts w:asciiTheme="majorHAnsi" w:hAnsiTheme="majorHAnsi" w:cstheme="majorHAnsi"/>
        </w:rPr>
        <w:t>0.06</w:t>
      </w:r>
      <w:r>
        <w:rPr>
          <w:rFonts w:asciiTheme="majorHAnsi" w:hAnsiTheme="majorHAnsi" w:cstheme="majorHAnsi"/>
        </w:rPr>
        <w:t>/-</w:t>
      </w:r>
      <w:r w:rsidR="002A48DF">
        <w:rPr>
          <w:rFonts w:asciiTheme="majorHAnsi" w:hAnsiTheme="majorHAnsi" w:cstheme="majorHAnsi"/>
        </w:rPr>
        <w:t>0.05</w:t>
      </w:r>
      <w:r>
        <w:rPr>
          <w:rFonts w:asciiTheme="majorHAnsi" w:hAnsiTheme="majorHAnsi" w:cstheme="majorHAnsi"/>
        </w:rPr>
        <w:t xml:space="preserve">) for LAI </w:t>
      </w:r>
      <w:r w:rsidR="002A48DF">
        <w:rPr>
          <w:rFonts w:asciiTheme="majorHAnsi" w:hAnsiTheme="majorHAnsi" w:cstheme="majorHAnsi"/>
        </w:rPr>
        <w:t xml:space="preserve">and </w:t>
      </w:r>
      <w:r w:rsidR="0009319B">
        <w:rPr>
          <w:rFonts w:asciiTheme="majorHAnsi" w:hAnsiTheme="majorHAnsi" w:cstheme="majorHAnsi"/>
        </w:rPr>
        <w:t xml:space="preserve">0.18 </w:t>
      </w:r>
      <w:r w:rsidR="00BA548D">
        <w:rPr>
          <w:rFonts w:asciiTheme="majorHAnsi" w:hAnsiTheme="majorHAnsi" w:cstheme="majorHAnsi"/>
        </w:rPr>
        <w:t>kg</w:t>
      </w:r>
      <w:r w:rsidR="00E33779">
        <w:rPr>
          <w:rFonts w:asciiTheme="majorHAnsi" w:hAnsiTheme="majorHAnsi" w:cstheme="majorHAnsi"/>
        </w:rPr>
        <w:t>/m</w:t>
      </w:r>
      <w:r w:rsidR="00E33779" w:rsidRPr="00E065E4">
        <w:rPr>
          <w:rFonts w:asciiTheme="majorHAnsi" w:hAnsiTheme="majorHAnsi" w:cstheme="majorHAnsi"/>
          <w:vertAlign w:val="superscript"/>
        </w:rPr>
        <w:t>2</w:t>
      </w:r>
      <w:r w:rsidR="00E33779">
        <w:rPr>
          <w:rFonts w:asciiTheme="majorHAnsi" w:hAnsiTheme="majorHAnsi" w:cstheme="majorHAnsi"/>
          <w:vertAlign w:val="superscript"/>
        </w:rPr>
        <w:t xml:space="preserve"> </w:t>
      </w:r>
      <w:r w:rsidR="002A48DF">
        <w:rPr>
          <w:rFonts w:asciiTheme="majorHAnsi" w:hAnsiTheme="majorHAnsi" w:cstheme="majorHAnsi"/>
        </w:rPr>
        <w:t>(+</w:t>
      </w:r>
      <w:r w:rsidR="0009319B">
        <w:rPr>
          <w:rFonts w:asciiTheme="majorHAnsi" w:hAnsiTheme="majorHAnsi" w:cstheme="majorHAnsi"/>
        </w:rPr>
        <w:t>0.</w:t>
      </w:r>
      <w:r w:rsidR="006A2DFE">
        <w:rPr>
          <w:rFonts w:asciiTheme="majorHAnsi" w:hAnsiTheme="majorHAnsi" w:cstheme="majorHAnsi"/>
        </w:rPr>
        <w:t xml:space="preserve">02 </w:t>
      </w:r>
      <w:r w:rsidR="002A48DF">
        <w:rPr>
          <w:rFonts w:asciiTheme="majorHAnsi" w:hAnsiTheme="majorHAnsi" w:cstheme="majorHAnsi"/>
        </w:rPr>
        <w:t>kg/m</w:t>
      </w:r>
      <w:r w:rsidR="002A48DF" w:rsidRPr="00795EBF">
        <w:rPr>
          <w:rFonts w:asciiTheme="majorHAnsi" w:hAnsiTheme="majorHAnsi" w:cstheme="majorHAnsi"/>
          <w:vertAlign w:val="superscript"/>
        </w:rPr>
        <w:t>2</w:t>
      </w:r>
      <w:r w:rsidR="002A48DF">
        <w:rPr>
          <w:rFonts w:asciiTheme="majorHAnsi" w:hAnsiTheme="majorHAnsi" w:cstheme="majorHAnsi"/>
        </w:rPr>
        <w:t xml:space="preserve"> / -</w:t>
      </w:r>
      <w:r w:rsidR="0009319B">
        <w:rPr>
          <w:rFonts w:asciiTheme="majorHAnsi" w:hAnsiTheme="majorHAnsi" w:cstheme="majorHAnsi"/>
        </w:rPr>
        <w:t>0.</w:t>
      </w:r>
      <w:r w:rsidR="006A2DFE">
        <w:rPr>
          <w:rFonts w:asciiTheme="majorHAnsi" w:hAnsiTheme="majorHAnsi" w:cstheme="majorHAnsi"/>
        </w:rPr>
        <w:t xml:space="preserve">02 </w:t>
      </w:r>
      <w:r w:rsidR="002A48DF">
        <w:rPr>
          <w:rFonts w:asciiTheme="majorHAnsi" w:hAnsiTheme="majorHAnsi" w:cstheme="majorHAnsi"/>
        </w:rPr>
        <w:t>kg/m</w:t>
      </w:r>
      <w:r w:rsidR="002A48DF" w:rsidRPr="00795EBF">
        <w:rPr>
          <w:rFonts w:asciiTheme="majorHAnsi" w:hAnsiTheme="majorHAnsi" w:cstheme="majorHAnsi"/>
          <w:vertAlign w:val="superscript"/>
        </w:rPr>
        <w:t>2</w:t>
      </w:r>
      <w:r>
        <w:rPr>
          <w:rFonts w:asciiTheme="majorHAnsi" w:hAnsiTheme="majorHAnsi" w:cstheme="majorHAnsi"/>
        </w:rPr>
        <w:t xml:space="preserve">) for </w:t>
      </w:r>
      <w:r w:rsidR="002A48DF">
        <w:rPr>
          <w:rFonts w:asciiTheme="majorHAnsi" w:hAnsiTheme="majorHAnsi" w:cstheme="majorHAnsi"/>
        </w:rPr>
        <w:t xml:space="preserve">CWC </w:t>
      </w:r>
      <w:r>
        <w:rPr>
          <w:rFonts w:asciiTheme="majorHAnsi" w:hAnsiTheme="majorHAnsi" w:cstheme="majorHAnsi"/>
        </w:rPr>
        <w:t xml:space="preserve">were under </w:t>
      </w:r>
      <w:r w:rsidR="002A48DF">
        <w:rPr>
          <w:rFonts w:asciiTheme="majorHAnsi" w:hAnsiTheme="majorHAnsi" w:cstheme="majorHAnsi"/>
        </w:rPr>
        <w:t xml:space="preserve">GCOS threshold user </w:t>
      </w:r>
      <w:r>
        <w:rPr>
          <w:rFonts w:asciiTheme="majorHAnsi" w:hAnsiTheme="majorHAnsi" w:cstheme="majorHAnsi"/>
        </w:rPr>
        <w:t xml:space="preserve">requirements </w:t>
      </w:r>
      <w:r w:rsidR="002A48DF">
        <w:rPr>
          <w:rFonts w:asciiTheme="majorHAnsi" w:hAnsiTheme="majorHAnsi" w:cstheme="majorHAnsi"/>
        </w:rPr>
        <w:t>(</w:t>
      </w:r>
      <w:r w:rsidR="00B95223" w:rsidRPr="00271550">
        <w:rPr>
          <w:rFonts w:asciiTheme="majorHAnsi" w:hAnsiTheme="majorHAnsi" w:cstheme="majorHAnsi"/>
        </w:rPr>
        <w:fldChar w:fldCharType="begin"/>
      </w:r>
      <w:r w:rsidR="00B95223" w:rsidRPr="00CB22D3">
        <w:rPr>
          <w:rFonts w:asciiTheme="majorHAnsi" w:hAnsiTheme="majorHAnsi" w:cstheme="majorHAnsi"/>
        </w:rPr>
        <w:instrText xml:space="preserve"> REF _Ref77943424 \h </w:instrText>
      </w:r>
      <w:r w:rsidR="00B95223">
        <w:rPr>
          <w:rFonts w:asciiTheme="majorHAnsi" w:hAnsiTheme="majorHAnsi" w:cstheme="majorHAnsi"/>
        </w:rPr>
        <w:instrText xml:space="preserve"> \* MERGEFORMAT </w:instrText>
      </w:r>
      <w:r w:rsidR="00B95223" w:rsidRPr="00271550">
        <w:rPr>
          <w:rFonts w:asciiTheme="majorHAnsi" w:hAnsiTheme="majorHAnsi" w:cstheme="majorHAnsi"/>
        </w:rPr>
      </w:r>
      <w:r w:rsidR="00B95223" w:rsidRPr="00271550">
        <w:rPr>
          <w:rFonts w:asciiTheme="majorHAnsi" w:hAnsiTheme="majorHAnsi" w:cstheme="majorHAnsi"/>
        </w:rPr>
        <w:fldChar w:fldCharType="separate"/>
      </w:r>
      <w:r w:rsidR="00B95223" w:rsidRPr="00B5468B">
        <w:rPr>
          <w:rFonts w:asciiTheme="majorHAnsi" w:hAnsiTheme="majorHAnsi" w:cstheme="majorHAnsi"/>
        </w:rPr>
        <w:t xml:space="preserve">Figure </w:t>
      </w:r>
      <w:r w:rsidR="00B95223" w:rsidRPr="00B5468B">
        <w:rPr>
          <w:rFonts w:asciiTheme="majorHAnsi" w:hAnsiTheme="majorHAnsi" w:cstheme="majorHAnsi"/>
          <w:noProof/>
        </w:rPr>
        <w:t>3</w:t>
      </w:r>
      <w:r w:rsidR="00B95223" w:rsidRPr="00271550">
        <w:rPr>
          <w:rFonts w:asciiTheme="majorHAnsi" w:hAnsiTheme="majorHAnsi" w:cstheme="majorHAnsi"/>
        </w:rPr>
        <w:fldChar w:fldCharType="end"/>
      </w:r>
      <w:r w:rsidR="002A48DF">
        <w:rPr>
          <w:rFonts w:asciiTheme="majorHAnsi" w:hAnsiTheme="majorHAnsi" w:cstheme="majorHAnsi"/>
        </w:rPr>
        <w:t>)</w:t>
      </w:r>
      <w:r>
        <w:rPr>
          <w:rFonts w:asciiTheme="majorHAnsi" w:hAnsiTheme="majorHAnsi" w:cstheme="majorHAnsi"/>
        </w:rPr>
        <w:t>. Irrespective of variable, site a</w:t>
      </w:r>
      <w:r w:rsidR="00F2040F">
        <w:rPr>
          <w:rFonts w:asciiTheme="majorHAnsi" w:hAnsiTheme="majorHAnsi" w:cstheme="majorHAnsi"/>
        </w:rPr>
        <w:t>verage</w:t>
      </w:r>
      <w:r w:rsidR="00E33779">
        <w:rPr>
          <w:rFonts w:asciiTheme="majorHAnsi" w:hAnsiTheme="majorHAnsi" w:cstheme="majorHAnsi"/>
        </w:rPr>
        <w:t xml:space="preserve"> reference</w:t>
      </w:r>
      <w:r w:rsidR="00F2040F">
        <w:rPr>
          <w:rFonts w:asciiTheme="majorHAnsi" w:hAnsiTheme="majorHAnsi" w:cstheme="majorHAnsi"/>
        </w:rPr>
        <w:t xml:space="preserve"> </w:t>
      </w:r>
      <w:r w:rsidRPr="00B5468B">
        <w:rPr>
          <w:rFonts w:asciiTheme="majorHAnsi" w:hAnsiTheme="majorHAnsi" w:cstheme="majorHAnsi"/>
          <w:lang w:val="en-CA"/>
        </w:rPr>
        <w:t>r</w:t>
      </w:r>
      <w:r w:rsidRPr="00B5468B">
        <w:rPr>
          <w:rFonts w:asciiTheme="majorHAnsi" w:hAnsiTheme="majorHAnsi" w:cstheme="majorHAnsi"/>
          <w:vertAlign w:val="superscript"/>
          <w:lang w:val="en-CA"/>
        </w:rPr>
        <w:t>2</w:t>
      </w:r>
      <w:r w:rsidR="002A48DF">
        <w:rPr>
          <w:rFonts w:asciiTheme="majorHAnsi" w:hAnsiTheme="majorHAnsi" w:cstheme="majorHAnsi"/>
          <w:vertAlign w:val="superscript"/>
          <w:lang w:val="en-CA"/>
        </w:rPr>
        <w:t xml:space="preserve"> </w:t>
      </w:r>
      <w:r w:rsidR="00F2040F">
        <w:rPr>
          <w:rFonts w:asciiTheme="majorHAnsi" w:hAnsiTheme="majorHAnsi" w:cstheme="majorHAnsi"/>
        </w:rPr>
        <w:t>was ~0.96 (+0.02/-0.</w:t>
      </w:r>
      <w:r w:rsidR="00FC0116">
        <w:rPr>
          <w:rFonts w:asciiTheme="majorHAnsi" w:hAnsiTheme="majorHAnsi" w:cstheme="majorHAnsi"/>
        </w:rPr>
        <w:t>03)</w:t>
      </w:r>
      <w:r w:rsidR="00F2040F">
        <w:rPr>
          <w:rFonts w:asciiTheme="majorHAnsi" w:hAnsiTheme="majorHAnsi" w:cstheme="majorHAnsi"/>
        </w:rPr>
        <w:t>, bias was 0 (+1%/-1</w:t>
      </w:r>
      <w:r w:rsidR="00FC0116">
        <w:rPr>
          <w:rFonts w:asciiTheme="majorHAnsi" w:hAnsiTheme="majorHAnsi" w:cstheme="majorHAnsi"/>
        </w:rPr>
        <w:t>%)</w:t>
      </w:r>
      <w:r w:rsidR="001C3278">
        <w:rPr>
          <w:rFonts w:asciiTheme="majorHAnsi" w:hAnsiTheme="majorHAnsi" w:cstheme="majorHAnsi"/>
        </w:rPr>
        <w:t xml:space="preserve"> </w:t>
      </w:r>
      <w:r w:rsidR="00F2040F">
        <w:rPr>
          <w:rFonts w:asciiTheme="majorHAnsi" w:hAnsiTheme="majorHAnsi" w:cstheme="majorHAnsi"/>
        </w:rPr>
        <w:t xml:space="preserve">and relative </w:t>
      </w:r>
      <w:r w:rsidR="002130C0">
        <w:rPr>
          <w:rFonts w:asciiTheme="majorHAnsi" w:hAnsiTheme="majorHAnsi" w:cstheme="majorHAnsi"/>
        </w:rPr>
        <w:t>RMSE</w:t>
      </w:r>
      <w:r w:rsidR="00F2040F">
        <w:rPr>
          <w:rFonts w:asciiTheme="majorHAnsi" w:hAnsiTheme="majorHAnsi" w:cstheme="majorHAnsi"/>
        </w:rPr>
        <w:t xml:space="preserve"> was ~32% (+6%/-14%)</w:t>
      </w:r>
      <w:r>
        <w:rPr>
          <w:rFonts w:asciiTheme="majorHAnsi" w:hAnsiTheme="majorHAnsi" w:cstheme="majorHAnsi"/>
        </w:rPr>
        <w:t xml:space="preserve"> (</w:t>
      </w:r>
      <w:r w:rsidR="00E33779" w:rsidRPr="00271550">
        <w:rPr>
          <w:rFonts w:asciiTheme="majorHAnsi" w:hAnsiTheme="majorHAnsi" w:cstheme="majorHAnsi"/>
        </w:rPr>
        <w:fldChar w:fldCharType="begin"/>
      </w:r>
      <w:r w:rsidR="00E33779" w:rsidRPr="00CB22D3">
        <w:rPr>
          <w:rFonts w:asciiTheme="majorHAnsi" w:hAnsiTheme="majorHAnsi" w:cstheme="majorHAnsi"/>
        </w:rPr>
        <w:instrText xml:space="preserve"> REF _Ref77943424 \h </w:instrText>
      </w:r>
      <w:r w:rsidR="00E33779">
        <w:rPr>
          <w:rFonts w:asciiTheme="majorHAnsi" w:hAnsiTheme="majorHAnsi" w:cstheme="majorHAnsi"/>
        </w:rPr>
        <w:instrText xml:space="preserve"> \* MERGEFORMAT </w:instrText>
      </w:r>
      <w:r w:rsidR="00E33779" w:rsidRPr="00271550">
        <w:rPr>
          <w:rFonts w:asciiTheme="majorHAnsi" w:hAnsiTheme="majorHAnsi" w:cstheme="majorHAnsi"/>
        </w:rPr>
      </w:r>
      <w:r w:rsidR="00E33779" w:rsidRPr="00271550">
        <w:rPr>
          <w:rFonts w:asciiTheme="majorHAnsi" w:hAnsiTheme="majorHAnsi" w:cstheme="majorHAnsi"/>
        </w:rPr>
        <w:fldChar w:fldCharType="separate"/>
      </w:r>
      <w:r w:rsidR="00E33779" w:rsidRPr="00B5468B">
        <w:rPr>
          <w:rFonts w:asciiTheme="majorHAnsi" w:hAnsiTheme="majorHAnsi" w:cstheme="majorHAnsi"/>
        </w:rPr>
        <w:t xml:space="preserve">Figure </w:t>
      </w:r>
      <w:r w:rsidR="00E33779" w:rsidRPr="00B5468B">
        <w:rPr>
          <w:rFonts w:asciiTheme="majorHAnsi" w:hAnsiTheme="majorHAnsi" w:cstheme="majorHAnsi"/>
          <w:noProof/>
        </w:rPr>
        <w:t>3</w:t>
      </w:r>
      <w:r w:rsidR="00E33779" w:rsidRPr="00271550">
        <w:rPr>
          <w:rFonts w:asciiTheme="majorHAnsi" w:hAnsiTheme="majorHAnsi" w:cstheme="majorHAnsi"/>
        </w:rPr>
        <w:fldChar w:fldCharType="end"/>
      </w:r>
      <w:r w:rsidR="00E33779">
        <w:rPr>
          <w:rFonts w:asciiTheme="majorHAnsi" w:hAnsiTheme="majorHAnsi" w:cstheme="majorHAnsi"/>
        </w:rPr>
        <w:t xml:space="preserve"> and </w:t>
      </w:r>
      <w:r w:rsidR="00E33779" w:rsidRPr="00C752FF">
        <w:rPr>
          <w:rFonts w:asciiTheme="majorHAnsi" w:hAnsiTheme="majorHAnsi" w:cstheme="majorHAnsi"/>
        </w:rPr>
        <w:fldChar w:fldCharType="begin"/>
      </w:r>
      <w:r w:rsidR="00E33779" w:rsidRPr="00CB22D3">
        <w:rPr>
          <w:rFonts w:asciiTheme="majorHAnsi" w:hAnsiTheme="majorHAnsi" w:cstheme="majorHAnsi"/>
        </w:rPr>
        <w:instrText xml:space="preserve"> REF _Ref77943414 \h </w:instrText>
      </w:r>
      <w:r w:rsidR="00E33779">
        <w:rPr>
          <w:rFonts w:asciiTheme="majorHAnsi" w:hAnsiTheme="majorHAnsi" w:cstheme="majorHAnsi"/>
        </w:rPr>
        <w:instrText xml:space="preserve"> \* MERGEFORMAT </w:instrText>
      </w:r>
      <w:r w:rsidR="00E33779" w:rsidRPr="00C752FF">
        <w:rPr>
          <w:rFonts w:asciiTheme="majorHAnsi" w:hAnsiTheme="majorHAnsi" w:cstheme="majorHAnsi"/>
        </w:rPr>
      </w:r>
      <w:r w:rsidR="00E33779" w:rsidRPr="00C752FF">
        <w:rPr>
          <w:rFonts w:asciiTheme="majorHAnsi" w:hAnsiTheme="majorHAnsi" w:cstheme="majorHAnsi"/>
        </w:rPr>
        <w:fldChar w:fldCharType="separate"/>
      </w:r>
      <w:r w:rsidR="00E33779" w:rsidRPr="00E065E4">
        <w:rPr>
          <w:rFonts w:asciiTheme="majorHAnsi" w:hAnsiTheme="majorHAnsi" w:cstheme="majorHAnsi"/>
        </w:rPr>
        <w:t xml:space="preserve">Figure </w:t>
      </w:r>
      <w:r w:rsidR="00E33779" w:rsidRPr="00E065E4">
        <w:rPr>
          <w:rFonts w:asciiTheme="majorHAnsi" w:hAnsiTheme="majorHAnsi" w:cstheme="majorHAnsi"/>
          <w:noProof/>
        </w:rPr>
        <w:t>4</w:t>
      </w:r>
      <w:r w:rsidR="00E33779" w:rsidRPr="00C752FF">
        <w:rPr>
          <w:rFonts w:asciiTheme="majorHAnsi" w:hAnsiTheme="majorHAnsi" w:cstheme="majorHAnsi"/>
        </w:rPr>
        <w:fldChar w:fldCharType="end"/>
      </w:r>
      <w:r>
        <w:rPr>
          <w:rFonts w:asciiTheme="majorHAnsi" w:hAnsiTheme="majorHAnsi" w:cstheme="majorHAnsi"/>
        </w:rPr>
        <w:t xml:space="preserve">). </w:t>
      </w:r>
      <w:r w:rsidR="0009319B">
        <w:rPr>
          <w:rFonts w:asciiTheme="majorHAnsi" w:hAnsiTheme="majorHAnsi" w:cstheme="majorHAnsi"/>
        </w:rPr>
        <w:t xml:space="preserve">The average SSI was 0.60 (+0.27/-0.28) for fAPAR, 0.59 (+0.27/-0.31) for fCOVER, 0.56 (+0.27/-0.32) for LAI and 0.66 (+0.23/-0.33) for </w:t>
      </w:r>
      <w:r w:rsidR="00FC0116">
        <w:rPr>
          <w:rFonts w:asciiTheme="majorHAnsi" w:hAnsiTheme="majorHAnsi" w:cstheme="majorHAnsi"/>
        </w:rPr>
        <w:t>CWC (</w:t>
      </w:r>
      <w:r w:rsidR="00E33779" w:rsidRPr="00271550">
        <w:rPr>
          <w:rFonts w:asciiTheme="majorHAnsi" w:hAnsiTheme="majorHAnsi" w:cstheme="majorHAnsi"/>
        </w:rPr>
        <w:fldChar w:fldCharType="begin"/>
      </w:r>
      <w:r w:rsidR="00E33779" w:rsidRPr="00CB22D3">
        <w:rPr>
          <w:rFonts w:asciiTheme="majorHAnsi" w:hAnsiTheme="majorHAnsi" w:cstheme="majorHAnsi"/>
        </w:rPr>
        <w:instrText xml:space="preserve"> REF _Ref77943424 \h </w:instrText>
      </w:r>
      <w:r w:rsidR="00E33779">
        <w:rPr>
          <w:rFonts w:asciiTheme="majorHAnsi" w:hAnsiTheme="majorHAnsi" w:cstheme="majorHAnsi"/>
        </w:rPr>
        <w:instrText xml:space="preserve"> \* MERGEFORMAT </w:instrText>
      </w:r>
      <w:r w:rsidR="00E33779" w:rsidRPr="00271550">
        <w:rPr>
          <w:rFonts w:asciiTheme="majorHAnsi" w:hAnsiTheme="majorHAnsi" w:cstheme="majorHAnsi"/>
        </w:rPr>
      </w:r>
      <w:r w:rsidR="00E33779" w:rsidRPr="00271550">
        <w:rPr>
          <w:rFonts w:asciiTheme="majorHAnsi" w:hAnsiTheme="majorHAnsi" w:cstheme="majorHAnsi"/>
        </w:rPr>
        <w:fldChar w:fldCharType="separate"/>
      </w:r>
      <w:r w:rsidR="00E33779" w:rsidRPr="00B5468B">
        <w:rPr>
          <w:rFonts w:asciiTheme="majorHAnsi" w:hAnsiTheme="majorHAnsi" w:cstheme="majorHAnsi"/>
        </w:rPr>
        <w:t xml:space="preserve">Figure </w:t>
      </w:r>
      <w:r w:rsidR="00E33779" w:rsidRPr="00B5468B">
        <w:rPr>
          <w:rFonts w:asciiTheme="majorHAnsi" w:hAnsiTheme="majorHAnsi" w:cstheme="majorHAnsi"/>
          <w:noProof/>
        </w:rPr>
        <w:t>3</w:t>
      </w:r>
      <w:r w:rsidR="00E33779" w:rsidRPr="00271550">
        <w:rPr>
          <w:rFonts w:asciiTheme="majorHAnsi" w:hAnsiTheme="majorHAnsi" w:cstheme="majorHAnsi"/>
        </w:rPr>
        <w:fldChar w:fldCharType="end"/>
      </w:r>
      <w:r w:rsidR="00E33779">
        <w:rPr>
          <w:rFonts w:asciiTheme="majorHAnsi" w:hAnsiTheme="majorHAnsi" w:cstheme="majorHAnsi"/>
        </w:rPr>
        <w:t>)</w:t>
      </w:r>
      <w:r w:rsidR="0009319B">
        <w:rPr>
          <w:rFonts w:asciiTheme="majorHAnsi" w:hAnsiTheme="majorHAnsi" w:cstheme="majorHAnsi"/>
        </w:rPr>
        <w:t xml:space="preserve">. </w:t>
      </w:r>
    </w:p>
    <w:p w14:paraId="0ADE4E0F" w14:textId="77777777" w:rsidR="00B95223" w:rsidRDefault="00B95223" w:rsidP="00BB611B">
      <w:pPr>
        <w:spacing w:line="360" w:lineRule="auto"/>
        <w:rPr>
          <w:rFonts w:asciiTheme="majorHAnsi" w:hAnsiTheme="majorHAnsi" w:cstheme="majorHAnsi"/>
        </w:rPr>
        <w:pPrChange w:id="22" w:author="Fernandes, Richard" w:date="2021-08-20T14:16:00Z">
          <w:pPr/>
        </w:pPrChange>
      </w:pPr>
    </w:p>
    <w:p w14:paraId="0D653FDD" w14:textId="77777777" w:rsidR="00B95223" w:rsidRDefault="00B95223" w:rsidP="00B95223">
      <w:pPr>
        <w:keepNext/>
        <w:spacing w:line="360" w:lineRule="auto"/>
        <w:contextualSpacing/>
      </w:pPr>
      <w:r>
        <w:rPr>
          <w:noProof/>
          <w:lang w:val="en-CA"/>
        </w:rPr>
        <w:lastRenderedPageBreak/>
        <w:drawing>
          <wp:inline distT="0" distB="0" distL="0" distR="0" wp14:anchorId="4CA88BD7" wp14:editId="79099A75">
            <wp:extent cx="288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pic:spPr>
                </pic:pic>
              </a:graphicData>
            </a:graphic>
          </wp:inline>
        </w:drawing>
      </w:r>
      <w:r>
        <w:rPr>
          <w:noProof/>
          <w:lang w:val="en-CA"/>
        </w:rPr>
        <w:drawing>
          <wp:inline distT="0" distB="0" distL="0" distR="0" wp14:anchorId="0077752A" wp14:editId="01D68D13">
            <wp:extent cx="288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pic:spPr>
                </pic:pic>
              </a:graphicData>
            </a:graphic>
          </wp:inline>
        </w:drawing>
      </w:r>
    </w:p>
    <w:p w14:paraId="004FAD6C" w14:textId="77777777" w:rsidR="00B95223" w:rsidRDefault="00B95223" w:rsidP="00B95223">
      <w:pPr>
        <w:keepNext/>
        <w:spacing w:line="360" w:lineRule="auto"/>
        <w:contextualSpacing/>
      </w:pPr>
      <w:r>
        <w:rPr>
          <w:noProof/>
          <w:lang w:val="en-CA"/>
        </w:rPr>
        <w:drawing>
          <wp:inline distT="0" distB="0" distL="0" distR="0" wp14:anchorId="1EEEC9F4" wp14:editId="49C64F85">
            <wp:extent cx="2880000" cy="1800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pic:spPr>
                </pic:pic>
              </a:graphicData>
            </a:graphic>
          </wp:inline>
        </w:drawing>
      </w:r>
      <w:r>
        <w:rPr>
          <w:noProof/>
          <w:lang w:val="en-CA"/>
        </w:rPr>
        <w:drawing>
          <wp:inline distT="0" distB="0" distL="0" distR="0" wp14:anchorId="57E58382" wp14:editId="1AF300D3">
            <wp:extent cx="2880000" cy="1800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pic:spPr>
                </pic:pic>
              </a:graphicData>
            </a:graphic>
          </wp:inline>
        </w:drawing>
      </w:r>
    </w:p>
    <w:p w14:paraId="0BBCBB30" w14:textId="19B573AB" w:rsidR="00B95223" w:rsidRDefault="00B95223" w:rsidP="00B95223">
      <w:pPr>
        <w:keepNext/>
        <w:spacing w:line="360" w:lineRule="auto"/>
        <w:contextualSpacing/>
        <w:rPr>
          <w:ins w:id="23" w:author="Fernandes, Richard" w:date="2021-08-20T14:16:00Z"/>
        </w:rPr>
      </w:pPr>
      <w:r>
        <w:rPr>
          <w:noProof/>
          <w:lang w:val="en-CA"/>
        </w:rPr>
        <w:drawing>
          <wp:inline distT="0" distB="0" distL="0" distR="0" wp14:anchorId="77735605" wp14:editId="1EB806F0">
            <wp:extent cx="288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pic:spPr>
                </pic:pic>
              </a:graphicData>
            </a:graphic>
          </wp:inline>
        </w:drawing>
      </w:r>
      <w:r>
        <w:rPr>
          <w:noProof/>
          <w:lang w:val="en-CA"/>
        </w:rPr>
        <w:drawing>
          <wp:inline distT="0" distB="0" distL="0" distR="0" wp14:anchorId="14EEE840" wp14:editId="2C50A888">
            <wp:extent cx="2880000" cy="1800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pic:spPr>
                </pic:pic>
              </a:graphicData>
            </a:graphic>
          </wp:inline>
        </w:drawing>
      </w:r>
    </w:p>
    <w:p w14:paraId="61231F9E" w14:textId="0AC55856" w:rsidR="00BB611B" w:rsidDel="00BB611B" w:rsidRDefault="00BB611B" w:rsidP="00B95223">
      <w:pPr>
        <w:keepNext/>
        <w:spacing w:line="360" w:lineRule="auto"/>
        <w:contextualSpacing/>
        <w:rPr>
          <w:del w:id="24" w:author="Fernandes, Richard" w:date="2021-08-20T14:16:00Z"/>
        </w:rPr>
      </w:pPr>
      <w:ins w:id="25" w:author="Fernandes, Richard" w:date="2021-08-20T14:16:00Z">
        <w:r>
          <w:rPr>
            <w:noProof/>
            <w:lang w:val="en-CA"/>
          </w:rPr>
          <w:drawing>
            <wp:inline distT="0" distB="0" distL="0" distR="0" wp14:anchorId="2D13DE02" wp14:editId="612DBD8A">
              <wp:extent cx="2880000" cy="1930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1930890"/>
                      </a:xfrm>
                      <a:prstGeom prst="rect">
                        <a:avLst/>
                      </a:prstGeom>
                      <a:noFill/>
                    </pic:spPr>
                  </pic:pic>
                </a:graphicData>
              </a:graphic>
            </wp:inline>
          </w:drawing>
        </w:r>
        <w:r>
          <w:rPr>
            <w:noProof/>
            <w:lang w:val="en-CA"/>
          </w:rPr>
          <w:drawing>
            <wp:inline distT="0" distB="0" distL="0" distR="0" wp14:anchorId="4FDA8520" wp14:editId="0D320B13">
              <wp:extent cx="2880000" cy="193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1933200"/>
                      </a:xfrm>
                      <a:prstGeom prst="rect">
                        <a:avLst/>
                      </a:prstGeom>
                      <a:noFill/>
                    </pic:spPr>
                  </pic:pic>
                </a:graphicData>
              </a:graphic>
            </wp:inline>
          </w:drawing>
        </w:r>
      </w:ins>
    </w:p>
    <w:p w14:paraId="6265E7B2" w14:textId="2CD429EC" w:rsidR="00B95223" w:rsidRDefault="00B95223" w:rsidP="00B95223">
      <w:pPr>
        <w:keepNext/>
        <w:spacing w:line="360" w:lineRule="auto"/>
        <w:contextualSpacing/>
      </w:pPr>
      <w:del w:id="26" w:author="Fernandes, Richard" w:date="2021-08-20T14:15:00Z">
        <w:r w:rsidDel="00BB611B">
          <w:rPr>
            <w:noProof/>
            <w:lang w:val="en-CA"/>
          </w:rPr>
          <w:drawing>
            <wp:inline distT="0" distB="0" distL="0" distR="0" wp14:anchorId="2D5E359C" wp14:editId="566F337A">
              <wp:extent cx="2880000" cy="19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1929600"/>
                      </a:xfrm>
                      <a:prstGeom prst="rect">
                        <a:avLst/>
                      </a:prstGeom>
                      <a:noFill/>
                    </pic:spPr>
                  </pic:pic>
                </a:graphicData>
              </a:graphic>
            </wp:inline>
          </w:drawing>
        </w:r>
      </w:del>
      <w:del w:id="27" w:author="Fernandes, Richard" w:date="2021-08-20T14:16:00Z">
        <w:r w:rsidDel="00BB611B">
          <w:rPr>
            <w:noProof/>
            <w:lang w:val="en-CA"/>
          </w:rPr>
          <w:drawing>
            <wp:inline distT="0" distB="0" distL="0" distR="0" wp14:anchorId="0D6E943E" wp14:editId="16B7E354">
              <wp:extent cx="2880000" cy="193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1933200"/>
                      </a:xfrm>
                      <a:prstGeom prst="rect">
                        <a:avLst/>
                      </a:prstGeom>
                      <a:noFill/>
                    </pic:spPr>
                  </pic:pic>
                </a:graphicData>
              </a:graphic>
            </wp:inline>
          </w:drawing>
        </w:r>
      </w:del>
    </w:p>
    <w:p w14:paraId="7A7675E9" w14:textId="77777777" w:rsidR="00B95223" w:rsidRDefault="00B95223" w:rsidP="00B95223">
      <w:pPr>
        <w:keepNext/>
        <w:spacing w:line="360" w:lineRule="auto"/>
        <w:contextualSpacing/>
      </w:pPr>
      <w:r>
        <w:rPr>
          <w:noProof/>
          <w:lang w:val="en-CA"/>
        </w:rPr>
        <w:drawing>
          <wp:inline distT="0" distB="0" distL="0" distR="0" wp14:anchorId="505E70F9" wp14:editId="5220E95B">
            <wp:extent cx="5736590" cy="207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6590" cy="207010"/>
                    </a:xfrm>
                    <a:prstGeom prst="rect">
                      <a:avLst/>
                    </a:prstGeom>
                    <a:noFill/>
                  </pic:spPr>
                </pic:pic>
              </a:graphicData>
            </a:graphic>
          </wp:inline>
        </w:drawing>
      </w:r>
    </w:p>
    <w:p w14:paraId="2D966FE5" w14:textId="5AF1CC3F" w:rsidR="00B95223" w:rsidRPr="008F54E2" w:rsidRDefault="00B95223" w:rsidP="00B95223">
      <w:pPr>
        <w:pStyle w:val="Caption"/>
        <w:rPr>
          <w:rFonts w:asciiTheme="majorHAnsi" w:hAnsiTheme="majorHAnsi" w:cstheme="majorHAnsi"/>
          <w:i w:val="0"/>
          <w:iCs w:val="0"/>
          <w:color w:val="auto"/>
          <w:sz w:val="20"/>
          <w:szCs w:val="20"/>
        </w:rPr>
      </w:pPr>
      <w:bookmarkStart w:id="28" w:name="_Ref80289499"/>
      <w:r w:rsidRPr="008F54E2">
        <w:rPr>
          <w:rFonts w:asciiTheme="majorHAnsi" w:hAnsiTheme="majorHAnsi" w:cstheme="majorHAnsi"/>
          <w:i w:val="0"/>
          <w:iCs w:val="0"/>
          <w:color w:val="auto"/>
          <w:sz w:val="20"/>
          <w:szCs w:val="20"/>
        </w:rPr>
        <w:t xml:space="preserve">Figure </w:t>
      </w:r>
      <w:r w:rsidR="00064AB5" w:rsidRPr="008F54E2">
        <w:rPr>
          <w:rFonts w:asciiTheme="majorHAnsi" w:hAnsiTheme="majorHAnsi" w:cstheme="majorHAnsi"/>
          <w:i w:val="0"/>
          <w:iCs w:val="0"/>
          <w:color w:val="auto"/>
          <w:sz w:val="20"/>
          <w:szCs w:val="20"/>
        </w:rPr>
        <w:fldChar w:fldCharType="begin"/>
      </w:r>
      <w:r w:rsidR="00064AB5" w:rsidRPr="008F54E2">
        <w:rPr>
          <w:rFonts w:asciiTheme="majorHAnsi" w:hAnsiTheme="majorHAnsi" w:cstheme="majorHAnsi"/>
          <w:i w:val="0"/>
          <w:iCs w:val="0"/>
          <w:color w:val="auto"/>
          <w:sz w:val="20"/>
          <w:szCs w:val="20"/>
        </w:rPr>
        <w:instrText xml:space="preserve"> SEQ Figure \* ARABIC </w:instrText>
      </w:r>
      <w:r w:rsidR="00064AB5" w:rsidRPr="008F54E2">
        <w:rPr>
          <w:rFonts w:asciiTheme="majorHAnsi" w:hAnsiTheme="majorHAnsi" w:cstheme="majorHAnsi"/>
          <w:i w:val="0"/>
          <w:iCs w:val="0"/>
          <w:color w:val="auto"/>
          <w:sz w:val="20"/>
          <w:szCs w:val="20"/>
        </w:rPr>
        <w:fldChar w:fldCharType="separate"/>
      </w:r>
      <w:r w:rsidRPr="008F54E2">
        <w:rPr>
          <w:rFonts w:asciiTheme="majorHAnsi" w:hAnsiTheme="majorHAnsi" w:cstheme="majorHAnsi"/>
          <w:i w:val="0"/>
          <w:iCs w:val="0"/>
          <w:noProof/>
          <w:color w:val="auto"/>
          <w:sz w:val="20"/>
          <w:szCs w:val="20"/>
        </w:rPr>
        <w:t>3</w:t>
      </w:r>
      <w:r w:rsidR="00064AB5" w:rsidRPr="008F54E2">
        <w:rPr>
          <w:rFonts w:asciiTheme="majorHAnsi" w:hAnsiTheme="majorHAnsi" w:cstheme="majorHAnsi"/>
          <w:i w:val="0"/>
          <w:iCs w:val="0"/>
          <w:noProof/>
          <w:color w:val="auto"/>
          <w:sz w:val="20"/>
          <w:szCs w:val="20"/>
        </w:rPr>
        <w:fldChar w:fldCharType="end"/>
      </w:r>
      <w:bookmarkEnd w:id="28"/>
      <w:r w:rsidRPr="008F54E2">
        <w:rPr>
          <w:rFonts w:asciiTheme="majorHAnsi" w:hAnsiTheme="majorHAnsi" w:cstheme="majorHAnsi"/>
          <w:i w:val="0"/>
          <w:iCs w:val="0"/>
          <w:color w:val="auto"/>
          <w:sz w:val="20"/>
          <w:szCs w:val="20"/>
        </w:rPr>
        <w:t>. Average uncertainty metrics for reference and treatments across sites. Whiskers indicate range</w:t>
      </w:r>
      <w:r w:rsidR="00BA548D" w:rsidRPr="00BA548D">
        <w:rPr>
          <w:rFonts w:asciiTheme="majorHAnsi" w:hAnsiTheme="majorHAnsi" w:cstheme="majorHAnsi"/>
          <w:i w:val="0"/>
          <w:iCs w:val="0"/>
          <w:color w:val="auto"/>
          <w:sz w:val="20"/>
          <w:szCs w:val="20"/>
        </w:rPr>
        <w:t>.</w:t>
      </w:r>
    </w:p>
    <w:p w14:paraId="7F4F6E97" w14:textId="77777777" w:rsidR="00B95223" w:rsidRDefault="00B95223" w:rsidP="00B95223">
      <w:pPr>
        <w:spacing w:line="240" w:lineRule="auto"/>
        <w:contextualSpacing/>
      </w:pPr>
    </w:p>
    <w:p w14:paraId="2552A539" w14:textId="77777777" w:rsidR="00B95223" w:rsidRDefault="00B95223" w:rsidP="00B95223">
      <w:pPr>
        <w:spacing w:line="240" w:lineRule="auto"/>
        <w:contextualSpacing/>
      </w:pPr>
      <w:r>
        <w:rPr>
          <w:noProof/>
          <w:lang w:val="en-CA"/>
        </w:rPr>
        <w:drawing>
          <wp:inline distT="0" distB="0" distL="0" distR="0" wp14:anchorId="53A52D49" wp14:editId="02C73293">
            <wp:extent cx="5112000"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2000" cy="1800000"/>
                    </a:xfrm>
                    <a:prstGeom prst="rect">
                      <a:avLst/>
                    </a:prstGeom>
                    <a:noFill/>
                  </pic:spPr>
                </pic:pic>
              </a:graphicData>
            </a:graphic>
          </wp:inline>
        </w:drawing>
      </w:r>
    </w:p>
    <w:p w14:paraId="6E9933AD" w14:textId="33A7BD3E" w:rsidR="00B95223" w:rsidRDefault="00B95223" w:rsidP="00B95223">
      <w:pPr>
        <w:spacing w:line="240" w:lineRule="auto"/>
        <w:contextualSpacing/>
      </w:pPr>
      <w:r>
        <w:rPr>
          <w:noProof/>
          <w:lang w:val="en-CA"/>
        </w:rPr>
        <w:drawing>
          <wp:inline distT="0" distB="0" distL="0" distR="0" wp14:anchorId="2EEBD7D8" wp14:editId="28C433EB">
            <wp:extent cx="5112000"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2000" cy="1800000"/>
                    </a:xfrm>
                    <a:prstGeom prst="rect">
                      <a:avLst/>
                    </a:prstGeom>
                    <a:noFill/>
                  </pic:spPr>
                </pic:pic>
              </a:graphicData>
            </a:graphic>
          </wp:inline>
        </w:drawing>
      </w:r>
    </w:p>
    <w:p w14:paraId="4513C485" w14:textId="77777777" w:rsidR="006A2DFE" w:rsidRDefault="006A2DFE" w:rsidP="00B95223">
      <w:pPr>
        <w:spacing w:line="240" w:lineRule="auto"/>
        <w:contextualSpacing/>
      </w:pPr>
    </w:p>
    <w:p w14:paraId="34B3C0F3" w14:textId="6F328B92" w:rsidR="006A2DFE" w:rsidRDefault="006A2DFE" w:rsidP="00B95223">
      <w:pPr>
        <w:spacing w:line="240" w:lineRule="auto"/>
        <w:contextualSpacing/>
      </w:pPr>
      <w:r>
        <w:rPr>
          <w:noProof/>
          <w:lang w:val="en-CA"/>
        </w:rPr>
        <w:drawing>
          <wp:inline distT="0" distB="0" distL="0" distR="0" wp14:anchorId="531ABF59" wp14:editId="6C6F6EB0">
            <wp:extent cx="5112000" cy="161502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2000" cy="1615026"/>
                    </a:xfrm>
                    <a:prstGeom prst="rect">
                      <a:avLst/>
                    </a:prstGeom>
                    <a:noFill/>
                  </pic:spPr>
                </pic:pic>
              </a:graphicData>
            </a:graphic>
          </wp:inline>
        </w:drawing>
      </w:r>
    </w:p>
    <w:p w14:paraId="066067FE" w14:textId="038337F1" w:rsidR="00B95223" w:rsidRDefault="00B95223" w:rsidP="00B95223">
      <w:pPr>
        <w:spacing w:line="240" w:lineRule="auto"/>
        <w:contextualSpacing/>
      </w:pPr>
    </w:p>
    <w:p w14:paraId="3B821D5E" w14:textId="77777777" w:rsidR="00B95223" w:rsidRDefault="00B95223" w:rsidP="00B95223">
      <w:pPr>
        <w:spacing w:line="240" w:lineRule="auto"/>
        <w:contextualSpacing/>
      </w:pPr>
      <w:r>
        <w:rPr>
          <w:noProof/>
          <w:lang w:val="en-CA"/>
        </w:rPr>
        <w:drawing>
          <wp:inline distT="0" distB="0" distL="0" distR="0" wp14:anchorId="39BF4B9E" wp14:editId="7AC4C9D5">
            <wp:extent cx="5112000"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2000" cy="1800000"/>
                    </a:xfrm>
                    <a:prstGeom prst="rect">
                      <a:avLst/>
                    </a:prstGeom>
                    <a:noFill/>
                  </pic:spPr>
                </pic:pic>
              </a:graphicData>
            </a:graphic>
          </wp:inline>
        </w:drawing>
      </w:r>
    </w:p>
    <w:p w14:paraId="09AD6B6E" w14:textId="77777777" w:rsidR="00B95223" w:rsidRDefault="00B95223" w:rsidP="00B95223">
      <w:pPr>
        <w:keepNext/>
        <w:spacing w:line="240" w:lineRule="auto"/>
      </w:pPr>
      <w:r>
        <w:rPr>
          <w:noProof/>
          <w:lang w:val="en-CA"/>
        </w:rPr>
        <w:drawing>
          <wp:inline distT="0" distB="0" distL="0" distR="0" wp14:anchorId="6A7FF4A0" wp14:editId="49D88EE4">
            <wp:extent cx="5736590" cy="207010"/>
            <wp:effectExtent l="0" t="0" r="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6590" cy="207010"/>
                    </a:xfrm>
                    <a:prstGeom prst="rect">
                      <a:avLst/>
                    </a:prstGeom>
                    <a:noFill/>
                  </pic:spPr>
                </pic:pic>
              </a:graphicData>
            </a:graphic>
          </wp:inline>
        </w:drawing>
      </w:r>
    </w:p>
    <w:p w14:paraId="3F55764F" w14:textId="0DD84C12" w:rsidR="00B95223" w:rsidRDefault="00B95223" w:rsidP="008F54E2">
      <w:pPr>
        <w:pStyle w:val="Caption"/>
      </w:pPr>
      <w:bookmarkStart w:id="29" w:name="_Ref77943414"/>
      <w:r w:rsidRPr="008F54E2">
        <w:rPr>
          <w:rFonts w:asciiTheme="majorHAnsi" w:hAnsiTheme="majorHAnsi" w:cstheme="majorHAnsi"/>
          <w:i w:val="0"/>
          <w:iCs w:val="0"/>
          <w:color w:val="auto"/>
          <w:sz w:val="22"/>
          <w:szCs w:val="22"/>
        </w:rPr>
        <w:t xml:space="preserve">Figure </w:t>
      </w:r>
      <w:r w:rsidR="00064AB5" w:rsidRPr="008F54E2">
        <w:rPr>
          <w:rFonts w:asciiTheme="majorHAnsi" w:hAnsiTheme="majorHAnsi" w:cstheme="majorHAnsi"/>
          <w:i w:val="0"/>
          <w:iCs w:val="0"/>
          <w:color w:val="auto"/>
          <w:sz w:val="22"/>
          <w:szCs w:val="22"/>
        </w:rPr>
        <w:fldChar w:fldCharType="begin"/>
      </w:r>
      <w:r w:rsidR="00064AB5" w:rsidRPr="008F54E2">
        <w:rPr>
          <w:rFonts w:asciiTheme="majorHAnsi" w:hAnsiTheme="majorHAnsi" w:cstheme="majorHAnsi"/>
          <w:i w:val="0"/>
          <w:iCs w:val="0"/>
          <w:color w:val="auto"/>
          <w:sz w:val="22"/>
          <w:szCs w:val="22"/>
        </w:rPr>
        <w:instrText xml:space="preserve"> SEQ Figure \* ARABIC </w:instrText>
      </w:r>
      <w:r w:rsidR="00064AB5" w:rsidRPr="008F54E2">
        <w:rPr>
          <w:rFonts w:asciiTheme="majorHAnsi" w:hAnsiTheme="majorHAnsi" w:cstheme="majorHAnsi"/>
          <w:i w:val="0"/>
          <w:iCs w:val="0"/>
          <w:color w:val="auto"/>
          <w:sz w:val="22"/>
          <w:szCs w:val="22"/>
        </w:rPr>
        <w:fldChar w:fldCharType="separate"/>
      </w:r>
      <w:r w:rsidRPr="008F54E2">
        <w:rPr>
          <w:rFonts w:asciiTheme="majorHAnsi" w:hAnsiTheme="majorHAnsi" w:cstheme="majorHAnsi"/>
          <w:i w:val="0"/>
          <w:iCs w:val="0"/>
          <w:noProof/>
          <w:color w:val="auto"/>
          <w:sz w:val="22"/>
          <w:szCs w:val="22"/>
        </w:rPr>
        <w:t>4</w:t>
      </w:r>
      <w:r w:rsidR="00064AB5" w:rsidRPr="008F54E2">
        <w:rPr>
          <w:rFonts w:asciiTheme="majorHAnsi" w:hAnsiTheme="majorHAnsi" w:cstheme="majorHAnsi"/>
          <w:i w:val="0"/>
          <w:iCs w:val="0"/>
          <w:noProof/>
          <w:color w:val="auto"/>
          <w:sz w:val="22"/>
          <w:szCs w:val="22"/>
        </w:rPr>
        <w:fldChar w:fldCharType="end"/>
      </w:r>
      <w:bookmarkEnd w:id="29"/>
      <w:r w:rsidRPr="008F54E2">
        <w:rPr>
          <w:rFonts w:asciiTheme="majorHAnsi" w:hAnsiTheme="majorHAnsi" w:cstheme="majorHAnsi"/>
          <w:i w:val="0"/>
          <w:iCs w:val="0"/>
          <w:color w:val="auto"/>
          <w:sz w:val="22"/>
          <w:szCs w:val="22"/>
        </w:rPr>
        <w:t xml:space="preserve"> Relative uncertainty metrics for baseline and treatments as a percentage of the best treatment.</w:t>
      </w:r>
      <w:r w:rsidR="00E33779" w:rsidRPr="008F54E2">
        <w:rPr>
          <w:rFonts w:asciiTheme="majorHAnsi" w:hAnsiTheme="majorHAnsi" w:cstheme="majorHAnsi"/>
          <w:i w:val="0"/>
          <w:iCs w:val="0"/>
          <w:color w:val="auto"/>
          <w:sz w:val="22"/>
          <w:szCs w:val="22"/>
        </w:rPr>
        <w:t xml:space="preserve">  Whiskers indicate range across sites.</w:t>
      </w:r>
    </w:p>
    <w:p w14:paraId="0DD1BB97" w14:textId="0DB89924" w:rsidR="00D8043B" w:rsidRDefault="00D8043B" w:rsidP="00795EBF">
      <w:pPr>
        <w:pStyle w:val="Heading2"/>
      </w:pPr>
      <w:r>
        <w:lastRenderedPageBreak/>
        <w:t>Product Uncertainty</w:t>
      </w:r>
    </w:p>
    <w:p w14:paraId="7DD7B232" w14:textId="41F4F832" w:rsidR="00D8043B" w:rsidRDefault="00D8043B">
      <w:pPr>
        <w:spacing w:line="360" w:lineRule="auto"/>
        <w:rPr>
          <w:rFonts w:asciiTheme="majorHAnsi" w:hAnsiTheme="majorHAnsi" w:cstheme="majorHAnsi"/>
        </w:rPr>
      </w:pPr>
    </w:p>
    <w:p w14:paraId="44326895" w14:textId="272A52AE" w:rsidR="00713D7A" w:rsidRDefault="00F47AD3">
      <w:pPr>
        <w:spacing w:line="360" w:lineRule="auto"/>
        <w:rPr>
          <w:rFonts w:asciiTheme="majorHAnsi" w:hAnsiTheme="majorHAnsi" w:cstheme="majorHAnsi"/>
        </w:rPr>
      </w:pPr>
      <w:r>
        <w:rPr>
          <w:rFonts w:asciiTheme="majorHAnsi" w:hAnsiTheme="majorHAnsi" w:cstheme="majorHAnsi"/>
        </w:rPr>
        <w:t>For al</w:t>
      </w:r>
      <w:r w:rsidR="00F3101D">
        <w:rPr>
          <w:rFonts w:asciiTheme="majorHAnsi" w:hAnsiTheme="majorHAnsi" w:cstheme="majorHAnsi"/>
        </w:rPr>
        <w:t xml:space="preserve">l </w:t>
      </w:r>
      <w:r>
        <w:rPr>
          <w:rFonts w:asciiTheme="majorHAnsi" w:hAnsiTheme="majorHAnsi" w:cstheme="majorHAnsi"/>
        </w:rPr>
        <w:t xml:space="preserve">treatments, </w:t>
      </w:r>
      <w:r w:rsidR="002A48DF">
        <w:rPr>
          <w:rFonts w:asciiTheme="majorHAnsi" w:hAnsiTheme="majorHAnsi" w:cstheme="majorHAnsi"/>
        </w:rPr>
        <w:t xml:space="preserve">absolute </w:t>
      </w:r>
      <w:r>
        <w:rPr>
          <w:rFonts w:asciiTheme="majorHAnsi" w:hAnsiTheme="majorHAnsi" w:cstheme="majorHAnsi"/>
        </w:rPr>
        <w:t>b</w:t>
      </w:r>
      <w:r w:rsidR="004F4D9A">
        <w:rPr>
          <w:rFonts w:asciiTheme="majorHAnsi" w:hAnsiTheme="majorHAnsi" w:cstheme="majorHAnsi"/>
        </w:rPr>
        <w:t>ias</w:t>
      </w:r>
      <w:r w:rsidR="001C2B3F">
        <w:rPr>
          <w:rFonts w:asciiTheme="majorHAnsi" w:hAnsiTheme="majorHAnsi" w:cstheme="majorHAnsi"/>
        </w:rPr>
        <w:t xml:space="preserve"> for products</w:t>
      </w:r>
      <w:r w:rsidR="004F4D9A">
        <w:rPr>
          <w:rFonts w:asciiTheme="majorHAnsi" w:hAnsiTheme="majorHAnsi" w:cstheme="majorHAnsi"/>
        </w:rPr>
        <w:t xml:space="preserve"> </w:t>
      </w:r>
      <w:r w:rsidR="00713D7A">
        <w:rPr>
          <w:rFonts w:asciiTheme="majorHAnsi" w:hAnsiTheme="majorHAnsi" w:cstheme="majorHAnsi"/>
        </w:rPr>
        <w:t xml:space="preserve">was </w:t>
      </w:r>
      <w:r w:rsidR="00BA548D">
        <w:rPr>
          <w:rFonts w:asciiTheme="majorHAnsi" w:hAnsiTheme="majorHAnsi" w:cstheme="majorHAnsi"/>
        </w:rPr>
        <w:t>&lt;</w:t>
      </w:r>
      <w:r w:rsidR="002A48DF">
        <w:rPr>
          <w:rFonts w:asciiTheme="majorHAnsi" w:hAnsiTheme="majorHAnsi" w:cstheme="majorHAnsi"/>
        </w:rPr>
        <w:t>.</w:t>
      </w:r>
      <w:r w:rsidR="00BA548D">
        <w:rPr>
          <w:rFonts w:asciiTheme="majorHAnsi" w:hAnsiTheme="majorHAnsi" w:cstheme="majorHAnsi"/>
        </w:rPr>
        <w:t>0</w:t>
      </w:r>
      <w:r w:rsidR="002A48DF">
        <w:rPr>
          <w:rFonts w:asciiTheme="majorHAnsi" w:hAnsiTheme="majorHAnsi" w:cstheme="majorHAnsi"/>
        </w:rPr>
        <w:t>01</w:t>
      </w:r>
      <w:r w:rsidR="00713D7A">
        <w:rPr>
          <w:rFonts w:asciiTheme="majorHAnsi" w:hAnsiTheme="majorHAnsi" w:cstheme="majorHAnsi"/>
        </w:rPr>
        <w:t xml:space="preserve"> </w:t>
      </w:r>
      <w:r w:rsidR="002A48DF">
        <w:rPr>
          <w:rFonts w:asciiTheme="majorHAnsi" w:hAnsiTheme="majorHAnsi" w:cstheme="majorHAnsi"/>
        </w:rPr>
        <w:t xml:space="preserve">for </w:t>
      </w:r>
      <w:r w:rsidR="00713D7A">
        <w:rPr>
          <w:rFonts w:asciiTheme="majorHAnsi" w:hAnsiTheme="majorHAnsi" w:cstheme="majorHAnsi"/>
        </w:rPr>
        <w:t xml:space="preserve">fCOVER </w:t>
      </w:r>
      <w:r w:rsidR="002A48DF">
        <w:rPr>
          <w:rFonts w:asciiTheme="majorHAnsi" w:hAnsiTheme="majorHAnsi" w:cstheme="majorHAnsi"/>
        </w:rPr>
        <w:t xml:space="preserve">and </w:t>
      </w:r>
      <w:r w:rsidR="00713D7A">
        <w:rPr>
          <w:rFonts w:asciiTheme="majorHAnsi" w:hAnsiTheme="majorHAnsi" w:cstheme="majorHAnsi"/>
        </w:rPr>
        <w:t>fAPAR</w:t>
      </w:r>
      <w:r w:rsidR="002A48DF">
        <w:rPr>
          <w:rFonts w:asciiTheme="majorHAnsi" w:hAnsiTheme="majorHAnsi" w:cstheme="majorHAnsi"/>
        </w:rPr>
        <w:t xml:space="preserve">, </w:t>
      </w:r>
      <w:r w:rsidR="00BA548D">
        <w:rPr>
          <w:rFonts w:asciiTheme="majorHAnsi" w:hAnsiTheme="majorHAnsi" w:cstheme="majorHAnsi"/>
        </w:rPr>
        <w:t>&lt;</w:t>
      </w:r>
      <w:r w:rsidR="002A48DF">
        <w:rPr>
          <w:rFonts w:asciiTheme="majorHAnsi" w:hAnsiTheme="majorHAnsi" w:cstheme="majorHAnsi"/>
        </w:rPr>
        <w:t>0.035 for</w:t>
      </w:r>
      <w:r w:rsidR="00713D7A">
        <w:rPr>
          <w:rFonts w:asciiTheme="majorHAnsi" w:hAnsiTheme="majorHAnsi" w:cstheme="majorHAnsi"/>
        </w:rPr>
        <w:t xml:space="preserve"> LAI </w:t>
      </w:r>
      <w:r w:rsidR="002A48DF">
        <w:rPr>
          <w:rFonts w:asciiTheme="majorHAnsi" w:hAnsiTheme="majorHAnsi" w:cstheme="majorHAnsi"/>
        </w:rPr>
        <w:t>and &lt;0.02 kg/m</w:t>
      </w:r>
      <w:r w:rsidR="002A48DF" w:rsidRPr="00795EBF">
        <w:rPr>
          <w:rFonts w:asciiTheme="majorHAnsi" w:hAnsiTheme="majorHAnsi" w:cstheme="majorHAnsi"/>
          <w:vertAlign w:val="superscript"/>
        </w:rPr>
        <w:t>2</w:t>
      </w:r>
      <w:r w:rsidR="002A48DF">
        <w:rPr>
          <w:rFonts w:asciiTheme="majorHAnsi" w:hAnsiTheme="majorHAnsi" w:cstheme="majorHAnsi"/>
        </w:rPr>
        <w:t xml:space="preserve"> for </w:t>
      </w:r>
      <w:r w:rsidR="00713D7A">
        <w:rPr>
          <w:rFonts w:asciiTheme="majorHAnsi" w:hAnsiTheme="majorHAnsi" w:cstheme="majorHAnsi"/>
        </w:rPr>
        <w:t>CWC</w:t>
      </w:r>
      <w:r w:rsidR="00860176">
        <w:rPr>
          <w:rFonts w:asciiTheme="majorHAnsi" w:hAnsiTheme="majorHAnsi" w:cstheme="majorHAnsi"/>
        </w:rPr>
        <w:t xml:space="preserve"> </w:t>
      </w:r>
      <w:r w:rsidR="001C2B3F" w:rsidRPr="00CB22D3">
        <w:rPr>
          <w:rFonts w:asciiTheme="majorHAnsi" w:hAnsiTheme="majorHAnsi" w:cstheme="majorHAnsi"/>
        </w:rPr>
        <w:t>(</w:t>
      </w:r>
      <w:r w:rsidR="001C2B3F" w:rsidRPr="00C752FF">
        <w:rPr>
          <w:rFonts w:asciiTheme="majorHAnsi" w:hAnsiTheme="majorHAnsi" w:cstheme="majorHAnsi"/>
        </w:rPr>
        <w:fldChar w:fldCharType="begin"/>
      </w:r>
      <w:r w:rsidR="001C2B3F" w:rsidRPr="00CB22D3">
        <w:rPr>
          <w:rFonts w:asciiTheme="majorHAnsi" w:hAnsiTheme="majorHAnsi" w:cstheme="majorHAnsi"/>
        </w:rPr>
        <w:instrText xml:space="preserve"> REF _Ref77943424 \h </w:instrText>
      </w:r>
      <w:r w:rsidR="001C2B3F">
        <w:rPr>
          <w:rFonts w:asciiTheme="majorHAnsi" w:hAnsiTheme="majorHAnsi" w:cstheme="majorHAnsi"/>
        </w:rPr>
        <w:instrText xml:space="preserve"> \* MERGEFORMAT </w:instrText>
      </w:r>
      <w:r w:rsidR="001C2B3F" w:rsidRPr="00C752FF">
        <w:rPr>
          <w:rFonts w:asciiTheme="majorHAnsi" w:hAnsiTheme="majorHAnsi" w:cstheme="majorHAnsi"/>
        </w:rPr>
      </w:r>
      <w:r w:rsidR="001C2B3F" w:rsidRPr="00C752FF">
        <w:rPr>
          <w:rFonts w:asciiTheme="majorHAnsi" w:hAnsiTheme="majorHAnsi" w:cstheme="majorHAnsi"/>
        </w:rPr>
        <w:fldChar w:fldCharType="separate"/>
      </w:r>
      <w:r w:rsidR="001C2B3F" w:rsidRPr="00E065E4">
        <w:rPr>
          <w:rFonts w:asciiTheme="majorHAnsi" w:hAnsiTheme="majorHAnsi" w:cstheme="majorHAnsi"/>
        </w:rPr>
        <w:t xml:space="preserve">Figure </w:t>
      </w:r>
      <w:r w:rsidR="001C2B3F" w:rsidRPr="00E065E4">
        <w:rPr>
          <w:rFonts w:asciiTheme="majorHAnsi" w:hAnsiTheme="majorHAnsi" w:cstheme="majorHAnsi"/>
          <w:noProof/>
        </w:rPr>
        <w:t>3</w:t>
      </w:r>
      <w:r w:rsidR="001C2B3F" w:rsidRPr="00C752FF">
        <w:rPr>
          <w:rFonts w:asciiTheme="majorHAnsi" w:hAnsiTheme="majorHAnsi" w:cstheme="majorHAnsi"/>
        </w:rPr>
        <w:fldChar w:fldCharType="end"/>
      </w:r>
      <w:r w:rsidR="00860176">
        <w:rPr>
          <w:rFonts w:asciiTheme="majorHAnsi" w:hAnsiTheme="majorHAnsi" w:cstheme="majorHAnsi"/>
        </w:rPr>
        <w:t>)</w:t>
      </w:r>
      <w:r w:rsidR="00713D7A">
        <w:rPr>
          <w:rFonts w:asciiTheme="majorHAnsi" w:hAnsiTheme="majorHAnsi" w:cstheme="majorHAnsi"/>
        </w:rPr>
        <w:t xml:space="preserve">. </w:t>
      </w:r>
      <w:r w:rsidR="002A48DF">
        <w:rPr>
          <w:rFonts w:asciiTheme="majorHAnsi" w:hAnsiTheme="majorHAnsi" w:cstheme="majorHAnsi"/>
        </w:rPr>
        <w:t xml:space="preserve">Bias was below </w:t>
      </w:r>
      <w:r w:rsidR="00B95223">
        <w:rPr>
          <w:rFonts w:asciiTheme="majorHAnsi" w:hAnsiTheme="majorHAnsi" w:cstheme="majorHAnsi"/>
        </w:rPr>
        <w:t>5</w:t>
      </w:r>
      <w:r w:rsidR="002A48DF">
        <w:rPr>
          <w:rFonts w:asciiTheme="majorHAnsi" w:hAnsiTheme="majorHAnsi" w:cstheme="majorHAnsi"/>
        </w:rPr>
        <w:t xml:space="preserve">% RMSE. </w:t>
      </w:r>
      <w:r w:rsidR="00713D7A">
        <w:rPr>
          <w:rFonts w:asciiTheme="majorHAnsi" w:hAnsiTheme="majorHAnsi" w:cstheme="majorHAnsi"/>
        </w:rPr>
        <w:t>As such, bias was not used to</w:t>
      </w:r>
      <w:r w:rsidR="009D0B3B">
        <w:rPr>
          <w:rFonts w:asciiTheme="majorHAnsi" w:hAnsiTheme="majorHAnsi" w:cstheme="majorHAnsi"/>
        </w:rPr>
        <w:t xml:space="preserve"> rank treatments in terms of thematic uncertainty.</w:t>
      </w:r>
    </w:p>
    <w:p w14:paraId="46E55E66" w14:textId="3AC81593" w:rsidR="009D0B3B" w:rsidRDefault="009D0B3B">
      <w:pPr>
        <w:spacing w:line="360" w:lineRule="auto"/>
        <w:rPr>
          <w:rFonts w:asciiTheme="majorHAnsi" w:hAnsiTheme="majorHAnsi" w:cstheme="majorHAnsi"/>
        </w:rPr>
      </w:pPr>
    </w:p>
    <w:p w14:paraId="5C309538" w14:textId="47975198" w:rsidR="007B2E04" w:rsidRDefault="00860176" w:rsidP="007B2E04">
      <w:pPr>
        <w:spacing w:line="360" w:lineRule="auto"/>
        <w:rPr>
          <w:rFonts w:asciiTheme="majorHAnsi" w:hAnsiTheme="majorHAnsi" w:cstheme="majorHAnsi"/>
        </w:rPr>
      </w:pPr>
      <w:r>
        <w:rPr>
          <w:rFonts w:asciiTheme="majorHAnsi" w:hAnsiTheme="majorHAnsi" w:cstheme="majorHAnsi"/>
        </w:rPr>
        <w:t xml:space="preserve">D3-10 </w:t>
      </w:r>
      <w:r w:rsidR="001C2B3F">
        <w:rPr>
          <w:rFonts w:asciiTheme="majorHAnsi" w:hAnsiTheme="majorHAnsi" w:cstheme="majorHAnsi"/>
        </w:rPr>
        <w:t xml:space="preserve">products </w:t>
      </w:r>
      <w:r>
        <w:rPr>
          <w:rFonts w:asciiTheme="majorHAnsi" w:hAnsiTheme="majorHAnsi" w:cstheme="majorHAnsi"/>
        </w:rPr>
        <w:t xml:space="preserve">had the lowest site average RMSE and highest site average </w:t>
      </w:r>
      <w:r w:rsidR="002A48DF" w:rsidRPr="00B5468B">
        <w:rPr>
          <w:rFonts w:asciiTheme="majorHAnsi" w:hAnsiTheme="majorHAnsi" w:cstheme="majorHAnsi"/>
          <w:lang w:val="en-CA"/>
        </w:rPr>
        <w:t>r</w:t>
      </w:r>
      <w:r w:rsidR="002A48DF" w:rsidRPr="00B5468B">
        <w:rPr>
          <w:rFonts w:asciiTheme="majorHAnsi" w:hAnsiTheme="majorHAnsi" w:cstheme="majorHAnsi"/>
          <w:vertAlign w:val="superscript"/>
          <w:lang w:val="en-CA"/>
        </w:rPr>
        <w:t>2</w:t>
      </w:r>
      <w:r w:rsidR="002A48DF">
        <w:rPr>
          <w:rFonts w:asciiTheme="majorHAnsi" w:hAnsiTheme="majorHAnsi" w:cstheme="majorHAnsi"/>
          <w:vertAlign w:val="superscript"/>
          <w:lang w:val="en-CA"/>
        </w:rPr>
        <w:t xml:space="preserve"> </w:t>
      </w:r>
      <w:r>
        <w:rPr>
          <w:rFonts w:asciiTheme="majorHAnsi" w:hAnsiTheme="majorHAnsi" w:cstheme="majorHAnsi"/>
        </w:rPr>
        <w:t xml:space="preserve"> amongst treatments for </w:t>
      </w:r>
      <w:r w:rsidR="002A48DF">
        <w:rPr>
          <w:rFonts w:asciiTheme="majorHAnsi" w:hAnsiTheme="majorHAnsi" w:cstheme="majorHAnsi"/>
        </w:rPr>
        <w:t xml:space="preserve">most </w:t>
      </w:r>
      <w:r>
        <w:rPr>
          <w:rFonts w:asciiTheme="majorHAnsi" w:hAnsiTheme="majorHAnsi" w:cstheme="majorHAnsi"/>
        </w:rPr>
        <w:t>variables</w:t>
      </w:r>
      <w:r w:rsidR="00B95223">
        <w:rPr>
          <w:rFonts w:asciiTheme="majorHAnsi" w:hAnsiTheme="majorHAnsi" w:cstheme="majorHAnsi"/>
        </w:rPr>
        <w:t>;</w:t>
      </w:r>
      <w:r w:rsidR="0009319B">
        <w:rPr>
          <w:rFonts w:asciiTheme="majorHAnsi" w:hAnsiTheme="majorHAnsi" w:cstheme="majorHAnsi"/>
        </w:rPr>
        <w:t xml:space="preserve"> with RMSE of</w:t>
      </w:r>
      <w:r w:rsidR="007B2E04">
        <w:rPr>
          <w:rFonts w:asciiTheme="majorHAnsi" w:hAnsiTheme="majorHAnsi" w:cstheme="majorHAnsi"/>
        </w:rPr>
        <w:t xml:space="preserve"> 0.0</w:t>
      </w:r>
      <w:r w:rsidR="006A2DFE">
        <w:rPr>
          <w:rFonts w:asciiTheme="majorHAnsi" w:hAnsiTheme="majorHAnsi" w:cstheme="majorHAnsi"/>
        </w:rPr>
        <w:t>5</w:t>
      </w:r>
      <w:r w:rsidR="007B2E04">
        <w:rPr>
          <w:rFonts w:asciiTheme="majorHAnsi" w:hAnsiTheme="majorHAnsi" w:cstheme="majorHAnsi"/>
        </w:rPr>
        <w:t xml:space="preserve"> (+0.</w:t>
      </w:r>
      <w:r w:rsidR="006A2DFE">
        <w:rPr>
          <w:rFonts w:asciiTheme="majorHAnsi" w:hAnsiTheme="majorHAnsi" w:cstheme="majorHAnsi"/>
        </w:rPr>
        <w:t>06</w:t>
      </w:r>
      <w:r w:rsidR="007B2E04">
        <w:rPr>
          <w:rFonts w:asciiTheme="majorHAnsi" w:hAnsiTheme="majorHAnsi" w:cstheme="majorHAnsi"/>
        </w:rPr>
        <w:t xml:space="preserve">/-0.03) for </w:t>
      </w:r>
      <w:r w:rsidR="002A48DF">
        <w:rPr>
          <w:rFonts w:asciiTheme="majorHAnsi" w:hAnsiTheme="majorHAnsi" w:cstheme="majorHAnsi"/>
        </w:rPr>
        <w:t xml:space="preserve">both </w:t>
      </w:r>
      <w:r w:rsidR="00FC0116">
        <w:rPr>
          <w:rFonts w:asciiTheme="majorHAnsi" w:hAnsiTheme="majorHAnsi" w:cstheme="majorHAnsi"/>
        </w:rPr>
        <w:t>fAPAR and</w:t>
      </w:r>
      <w:r w:rsidR="002A48DF">
        <w:rPr>
          <w:rFonts w:asciiTheme="majorHAnsi" w:hAnsiTheme="majorHAnsi" w:cstheme="majorHAnsi"/>
        </w:rPr>
        <w:t xml:space="preserve"> </w:t>
      </w:r>
      <w:r w:rsidR="007B2E04">
        <w:rPr>
          <w:rFonts w:asciiTheme="majorHAnsi" w:hAnsiTheme="majorHAnsi" w:cstheme="majorHAnsi"/>
        </w:rPr>
        <w:t>fCOVER</w:t>
      </w:r>
      <w:r w:rsidR="002A48DF">
        <w:rPr>
          <w:rFonts w:asciiTheme="majorHAnsi" w:hAnsiTheme="majorHAnsi" w:cstheme="majorHAnsi"/>
        </w:rPr>
        <w:t xml:space="preserve"> and </w:t>
      </w:r>
      <w:r w:rsidR="007B2E04">
        <w:rPr>
          <w:rFonts w:asciiTheme="majorHAnsi" w:hAnsiTheme="majorHAnsi" w:cstheme="majorHAnsi"/>
        </w:rPr>
        <w:t>0.</w:t>
      </w:r>
      <w:r w:rsidR="006A2DFE">
        <w:rPr>
          <w:rFonts w:asciiTheme="majorHAnsi" w:hAnsiTheme="majorHAnsi" w:cstheme="majorHAnsi"/>
        </w:rPr>
        <w:t>29</w:t>
      </w:r>
      <w:r w:rsidR="007B2E04">
        <w:rPr>
          <w:rFonts w:asciiTheme="majorHAnsi" w:hAnsiTheme="majorHAnsi" w:cstheme="majorHAnsi"/>
        </w:rPr>
        <w:t xml:space="preserve"> (+0.</w:t>
      </w:r>
      <w:r w:rsidR="006A2DFE">
        <w:rPr>
          <w:rFonts w:asciiTheme="majorHAnsi" w:hAnsiTheme="majorHAnsi" w:cstheme="majorHAnsi"/>
        </w:rPr>
        <w:t>27</w:t>
      </w:r>
      <w:r w:rsidR="007B2E04">
        <w:rPr>
          <w:rFonts w:asciiTheme="majorHAnsi" w:hAnsiTheme="majorHAnsi" w:cstheme="majorHAnsi"/>
        </w:rPr>
        <w:t>/-0.</w:t>
      </w:r>
      <w:r w:rsidR="006A2DFE">
        <w:rPr>
          <w:rFonts w:asciiTheme="majorHAnsi" w:hAnsiTheme="majorHAnsi" w:cstheme="majorHAnsi"/>
        </w:rPr>
        <w:t>20</w:t>
      </w:r>
      <w:r w:rsidR="007B2E04">
        <w:rPr>
          <w:rFonts w:asciiTheme="majorHAnsi" w:hAnsiTheme="majorHAnsi" w:cstheme="majorHAnsi"/>
        </w:rPr>
        <w:t>) for LAI</w:t>
      </w:r>
      <w:r w:rsidR="002A48DF">
        <w:rPr>
          <w:rFonts w:asciiTheme="majorHAnsi" w:hAnsiTheme="majorHAnsi" w:cstheme="majorHAnsi"/>
        </w:rPr>
        <w:t xml:space="preserve"> </w:t>
      </w:r>
      <w:r w:rsidR="007B2E04">
        <w:rPr>
          <w:rFonts w:asciiTheme="majorHAnsi" w:hAnsiTheme="majorHAnsi" w:cstheme="majorHAnsi"/>
        </w:rPr>
        <w:t>(</w:t>
      </w:r>
      <w:r w:rsidR="00B95223" w:rsidRPr="00271550">
        <w:rPr>
          <w:rFonts w:asciiTheme="majorHAnsi" w:hAnsiTheme="majorHAnsi" w:cstheme="majorHAnsi"/>
        </w:rPr>
        <w:fldChar w:fldCharType="begin"/>
      </w:r>
      <w:r w:rsidR="00B95223" w:rsidRPr="00CB22D3">
        <w:rPr>
          <w:rFonts w:asciiTheme="majorHAnsi" w:hAnsiTheme="majorHAnsi" w:cstheme="majorHAnsi"/>
        </w:rPr>
        <w:instrText xml:space="preserve"> REF _Ref77943424 \h </w:instrText>
      </w:r>
      <w:r w:rsidR="00B95223">
        <w:rPr>
          <w:rFonts w:asciiTheme="majorHAnsi" w:hAnsiTheme="majorHAnsi" w:cstheme="majorHAnsi"/>
        </w:rPr>
        <w:instrText xml:space="preserve"> \* MERGEFORMAT </w:instrText>
      </w:r>
      <w:r w:rsidR="00B95223" w:rsidRPr="00271550">
        <w:rPr>
          <w:rFonts w:asciiTheme="majorHAnsi" w:hAnsiTheme="majorHAnsi" w:cstheme="majorHAnsi"/>
        </w:rPr>
      </w:r>
      <w:r w:rsidR="00B95223" w:rsidRPr="00271550">
        <w:rPr>
          <w:rFonts w:asciiTheme="majorHAnsi" w:hAnsiTheme="majorHAnsi" w:cstheme="majorHAnsi"/>
        </w:rPr>
        <w:fldChar w:fldCharType="separate"/>
      </w:r>
      <w:r w:rsidR="00B95223" w:rsidRPr="00B5468B">
        <w:rPr>
          <w:rFonts w:asciiTheme="majorHAnsi" w:hAnsiTheme="majorHAnsi" w:cstheme="majorHAnsi"/>
        </w:rPr>
        <w:t xml:space="preserve">Figure </w:t>
      </w:r>
      <w:r w:rsidR="00B95223" w:rsidRPr="00B5468B">
        <w:rPr>
          <w:rFonts w:asciiTheme="majorHAnsi" w:hAnsiTheme="majorHAnsi" w:cstheme="majorHAnsi"/>
          <w:noProof/>
        </w:rPr>
        <w:t>3</w:t>
      </w:r>
      <w:r w:rsidR="00B95223" w:rsidRPr="00271550">
        <w:rPr>
          <w:rFonts w:asciiTheme="majorHAnsi" w:hAnsiTheme="majorHAnsi" w:cstheme="majorHAnsi"/>
        </w:rPr>
        <w:fldChar w:fldCharType="end"/>
      </w:r>
      <w:r w:rsidR="007B2E04">
        <w:rPr>
          <w:rFonts w:asciiTheme="majorHAnsi" w:hAnsiTheme="majorHAnsi" w:cstheme="majorHAnsi"/>
        </w:rPr>
        <w:t>).</w:t>
      </w:r>
      <w:r w:rsidR="0009319B">
        <w:rPr>
          <w:rFonts w:asciiTheme="majorHAnsi" w:hAnsiTheme="majorHAnsi" w:cstheme="majorHAnsi"/>
        </w:rPr>
        <w:t xml:space="preserve"> These RMSE levels fall between goal and threshold user requirements for fAPAR and</w:t>
      </w:r>
      <w:r w:rsidR="006A2DFE">
        <w:rPr>
          <w:rFonts w:asciiTheme="majorHAnsi" w:hAnsiTheme="majorHAnsi" w:cstheme="majorHAnsi"/>
        </w:rPr>
        <w:t xml:space="preserve">, on average, </w:t>
      </w:r>
      <w:r w:rsidR="0009319B">
        <w:rPr>
          <w:rFonts w:asciiTheme="majorHAnsi" w:hAnsiTheme="majorHAnsi" w:cstheme="majorHAnsi"/>
        </w:rPr>
        <w:t xml:space="preserve">satisfy goal LAI uncertainty requirements for LAI&gt;2. However, the same can be said for all </w:t>
      </w:r>
      <w:r w:rsidR="00FC0116">
        <w:rPr>
          <w:rFonts w:asciiTheme="majorHAnsi" w:hAnsiTheme="majorHAnsi" w:cstheme="majorHAnsi"/>
        </w:rPr>
        <w:t>downscaling</w:t>
      </w:r>
      <w:r w:rsidR="001C2B3F">
        <w:rPr>
          <w:rFonts w:asciiTheme="majorHAnsi" w:hAnsiTheme="majorHAnsi" w:cstheme="majorHAnsi"/>
        </w:rPr>
        <w:t xml:space="preserve"> </w:t>
      </w:r>
      <w:r w:rsidR="0009319B">
        <w:rPr>
          <w:rFonts w:asciiTheme="majorHAnsi" w:hAnsiTheme="majorHAnsi" w:cstheme="majorHAnsi"/>
        </w:rPr>
        <w:t xml:space="preserve">treatments as the worst case treatment had </w:t>
      </w:r>
      <w:r w:rsidR="00FC0116">
        <w:rPr>
          <w:rFonts w:asciiTheme="majorHAnsi" w:hAnsiTheme="majorHAnsi" w:cstheme="majorHAnsi"/>
        </w:rPr>
        <w:t>a</w:t>
      </w:r>
      <w:r w:rsidR="0009319B">
        <w:rPr>
          <w:rFonts w:asciiTheme="majorHAnsi" w:hAnsiTheme="majorHAnsi" w:cstheme="majorHAnsi"/>
        </w:rPr>
        <w:t xml:space="preserve"> site average RMSE no more than 10% greater than D3-10 for these </w:t>
      </w:r>
      <w:r w:rsidR="0009319B" w:rsidRPr="001C2B3F">
        <w:rPr>
          <w:rFonts w:asciiTheme="majorHAnsi" w:hAnsiTheme="majorHAnsi" w:cstheme="majorHAnsi"/>
        </w:rPr>
        <w:t>three variables</w:t>
      </w:r>
      <w:r w:rsidR="00F2212D" w:rsidRPr="001C2B3F">
        <w:rPr>
          <w:rFonts w:asciiTheme="majorHAnsi" w:hAnsiTheme="majorHAnsi" w:cstheme="majorHAnsi"/>
        </w:rPr>
        <w:t>.</w:t>
      </w:r>
      <w:r w:rsidR="00B95223">
        <w:rPr>
          <w:rFonts w:asciiTheme="majorHAnsi" w:hAnsiTheme="majorHAnsi" w:cstheme="majorHAnsi"/>
        </w:rPr>
        <w:t xml:space="preserve"> </w:t>
      </w:r>
      <w:r w:rsidR="0009319B">
        <w:rPr>
          <w:rFonts w:asciiTheme="majorHAnsi" w:hAnsiTheme="majorHAnsi" w:cstheme="majorHAnsi"/>
        </w:rPr>
        <w:t xml:space="preserve">For CWC, </w:t>
      </w:r>
      <w:r w:rsidR="002A48DF">
        <w:rPr>
          <w:rFonts w:asciiTheme="majorHAnsi" w:hAnsiTheme="majorHAnsi" w:cstheme="majorHAnsi"/>
        </w:rPr>
        <w:t xml:space="preserve">R1-10 had the lowest RMSE </w:t>
      </w:r>
      <w:r w:rsidR="0009319B">
        <w:rPr>
          <w:rFonts w:asciiTheme="majorHAnsi" w:hAnsiTheme="majorHAnsi" w:cstheme="majorHAnsi"/>
        </w:rPr>
        <w:t>of 0.172 (+0.02 kg/m</w:t>
      </w:r>
      <w:r w:rsidR="0009319B" w:rsidRPr="00795EBF">
        <w:rPr>
          <w:rFonts w:asciiTheme="majorHAnsi" w:hAnsiTheme="majorHAnsi" w:cstheme="majorHAnsi"/>
          <w:vertAlign w:val="superscript"/>
        </w:rPr>
        <w:t>2</w:t>
      </w:r>
      <w:r w:rsidR="0009319B">
        <w:rPr>
          <w:rFonts w:asciiTheme="majorHAnsi" w:hAnsiTheme="majorHAnsi" w:cstheme="majorHAnsi"/>
        </w:rPr>
        <w:t xml:space="preserve"> /-0.06 kg/m</w:t>
      </w:r>
      <w:r w:rsidR="0009319B" w:rsidRPr="00795EBF">
        <w:rPr>
          <w:rFonts w:asciiTheme="majorHAnsi" w:hAnsiTheme="majorHAnsi" w:cstheme="majorHAnsi"/>
          <w:vertAlign w:val="superscript"/>
        </w:rPr>
        <w:t>2</w:t>
      </w:r>
      <w:r w:rsidR="00FC0116">
        <w:rPr>
          <w:rFonts w:asciiTheme="majorHAnsi" w:hAnsiTheme="majorHAnsi" w:cstheme="majorHAnsi"/>
        </w:rPr>
        <w:t>)</w:t>
      </w:r>
      <w:r w:rsidR="00FC0116">
        <w:rPr>
          <w:rFonts w:asciiTheme="majorHAnsi" w:hAnsiTheme="majorHAnsi" w:cstheme="majorHAnsi"/>
          <w:vertAlign w:val="superscript"/>
          <w:lang w:val="en-CA"/>
        </w:rPr>
        <w:t xml:space="preserve"> </w:t>
      </w:r>
      <w:r w:rsidR="00FC0116">
        <w:rPr>
          <w:rFonts w:asciiTheme="majorHAnsi" w:hAnsiTheme="majorHAnsi" w:cstheme="majorHAnsi"/>
        </w:rPr>
        <w:t>although</w:t>
      </w:r>
      <w:r w:rsidR="0009319B">
        <w:rPr>
          <w:rFonts w:asciiTheme="majorHAnsi" w:hAnsiTheme="majorHAnsi" w:cstheme="majorHAnsi"/>
        </w:rPr>
        <w:t xml:space="preserve"> all other treatments were within 10% of this figure.</w:t>
      </w:r>
      <w:r w:rsidR="00B95223">
        <w:rPr>
          <w:rFonts w:asciiTheme="majorHAnsi" w:hAnsiTheme="majorHAnsi" w:cstheme="majorHAnsi"/>
        </w:rPr>
        <w:t xml:space="preserve"> </w:t>
      </w:r>
      <w:r w:rsidR="00B95223" w:rsidRPr="00271550">
        <w:rPr>
          <w:rFonts w:asciiTheme="majorHAnsi" w:hAnsiTheme="majorHAnsi" w:cstheme="majorHAnsi"/>
        </w:rPr>
        <w:t>D1-10 and D2-10 s</w:t>
      </w:r>
      <w:r w:rsidR="00C15136">
        <w:rPr>
          <w:rFonts w:asciiTheme="majorHAnsi" w:hAnsiTheme="majorHAnsi" w:cstheme="majorHAnsi"/>
        </w:rPr>
        <w:t xml:space="preserve">hared the highest site average RMSE, </w:t>
      </w:r>
      <w:r w:rsidR="00B95223" w:rsidRPr="00271550">
        <w:rPr>
          <w:rFonts w:asciiTheme="majorHAnsi" w:hAnsiTheme="majorHAnsi" w:cstheme="majorHAnsi"/>
        </w:rPr>
        <w:t xml:space="preserve">and lowest site average </w:t>
      </w:r>
      <w:r w:rsidR="00B95223" w:rsidRPr="00B5468B">
        <w:rPr>
          <w:rFonts w:asciiTheme="majorHAnsi" w:hAnsiTheme="majorHAnsi" w:cstheme="majorHAnsi"/>
          <w:lang w:val="en-CA"/>
        </w:rPr>
        <w:t>r</w:t>
      </w:r>
      <w:r w:rsidR="00B95223" w:rsidRPr="00B5468B">
        <w:rPr>
          <w:rFonts w:asciiTheme="majorHAnsi" w:hAnsiTheme="majorHAnsi" w:cstheme="majorHAnsi"/>
          <w:vertAlign w:val="superscript"/>
          <w:lang w:val="en-CA"/>
        </w:rPr>
        <w:t>2</w:t>
      </w:r>
      <w:r w:rsidR="00B95223">
        <w:rPr>
          <w:rFonts w:asciiTheme="majorHAnsi" w:hAnsiTheme="majorHAnsi" w:cstheme="majorHAnsi"/>
        </w:rPr>
        <w:t xml:space="preserve"> for all variables.</w:t>
      </w:r>
    </w:p>
    <w:p w14:paraId="06072269" w14:textId="4ED963AE" w:rsidR="007B2E04" w:rsidRDefault="007B2E04">
      <w:pPr>
        <w:spacing w:line="360" w:lineRule="auto"/>
        <w:rPr>
          <w:rFonts w:asciiTheme="majorHAnsi" w:hAnsiTheme="majorHAnsi" w:cstheme="majorHAnsi"/>
        </w:rPr>
      </w:pPr>
    </w:p>
    <w:p w14:paraId="28F08804" w14:textId="203E9ED2" w:rsidR="00860176" w:rsidRPr="001C2B3F" w:rsidRDefault="00860176">
      <w:pPr>
        <w:spacing w:line="360" w:lineRule="auto"/>
        <w:rPr>
          <w:rFonts w:asciiTheme="majorHAnsi" w:hAnsiTheme="majorHAnsi" w:cstheme="majorHAnsi"/>
        </w:rPr>
      </w:pPr>
      <w:r w:rsidRPr="001C2B3F">
        <w:rPr>
          <w:rFonts w:asciiTheme="majorHAnsi" w:hAnsiTheme="majorHAnsi" w:cstheme="majorHAnsi"/>
        </w:rPr>
        <w:t xml:space="preserve">R1-10 </w:t>
      </w:r>
      <w:r w:rsidR="0009319B" w:rsidRPr="001C2B3F">
        <w:rPr>
          <w:rFonts w:asciiTheme="majorHAnsi" w:hAnsiTheme="majorHAnsi" w:cstheme="majorHAnsi"/>
        </w:rPr>
        <w:t xml:space="preserve">also </w:t>
      </w:r>
      <w:r w:rsidRPr="001C2B3F">
        <w:rPr>
          <w:rFonts w:asciiTheme="majorHAnsi" w:hAnsiTheme="majorHAnsi" w:cstheme="majorHAnsi"/>
        </w:rPr>
        <w:t xml:space="preserve">has the highest </w:t>
      </w:r>
      <w:r w:rsidR="00BE6E9C" w:rsidRPr="001C2B3F">
        <w:rPr>
          <w:rFonts w:asciiTheme="majorHAnsi" w:hAnsiTheme="majorHAnsi" w:cstheme="majorHAnsi"/>
        </w:rPr>
        <w:t xml:space="preserve">site average SSI for all treatments. However, </w:t>
      </w:r>
      <w:r w:rsidR="0009319B" w:rsidRPr="001C2B3F">
        <w:rPr>
          <w:rFonts w:asciiTheme="majorHAnsi" w:hAnsiTheme="majorHAnsi" w:cstheme="majorHAnsi"/>
        </w:rPr>
        <w:t xml:space="preserve">site averages are not ideal for ranking </w:t>
      </w:r>
      <w:r w:rsidR="00FC0116" w:rsidRPr="001C2B3F">
        <w:rPr>
          <w:rFonts w:asciiTheme="majorHAnsi" w:hAnsiTheme="majorHAnsi" w:cstheme="majorHAnsi"/>
        </w:rPr>
        <w:t>downscaling</w:t>
      </w:r>
      <w:r w:rsidR="001C2B3F" w:rsidRPr="001C2B3F">
        <w:rPr>
          <w:rFonts w:asciiTheme="majorHAnsi" w:hAnsiTheme="majorHAnsi" w:cstheme="majorHAnsi"/>
        </w:rPr>
        <w:t xml:space="preserve"> treatments </w:t>
      </w:r>
      <w:r w:rsidR="0009319B" w:rsidRPr="001C2B3F">
        <w:rPr>
          <w:rFonts w:asciiTheme="majorHAnsi" w:hAnsiTheme="majorHAnsi" w:cstheme="majorHAnsi"/>
        </w:rPr>
        <w:t xml:space="preserve">as </w:t>
      </w:r>
      <w:r w:rsidR="00BE6E9C" w:rsidRPr="001C2B3F">
        <w:rPr>
          <w:rFonts w:asciiTheme="majorHAnsi" w:hAnsiTheme="majorHAnsi" w:cstheme="majorHAnsi"/>
        </w:rPr>
        <w:t>the between site range</w:t>
      </w:r>
      <w:r w:rsidR="007B2E04" w:rsidRPr="001C2B3F">
        <w:rPr>
          <w:rFonts w:asciiTheme="majorHAnsi" w:hAnsiTheme="majorHAnsi" w:cstheme="majorHAnsi"/>
        </w:rPr>
        <w:t xml:space="preserve"> for SSI, RMSE and </w:t>
      </w:r>
      <w:r w:rsidR="0009319B" w:rsidRPr="001C2B3F">
        <w:rPr>
          <w:rFonts w:asciiTheme="majorHAnsi" w:hAnsiTheme="majorHAnsi" w:cstheme="majorHAnsi"/>
          <w:lang w:val="en-CA"/>
        </w:rPr>
        <w:t>r</w:t>
      </w:r>
      <w:r w:rsidR="0009319B" w:rsidRPr="001C2B3F">
        <w:rPr>
          <w:rFonts w:asciiTheme="majorHAnsi" w:hAnsiTheme="majorHAnsi" w:cstheme="majorHAnsi"/>
          <w:vertAlign w:val="superscript"/>
          <w:lang w:val="en-CA"/>
        </w:rPr>
        <w:t>2</w:t>
      </w:r>
      <w:r w:rsidR="00BE6E9C" w:rsidRPr="001C2B3F">
        <w:rPr>
          <w:rFonts w:asciiTheme="majorHAnsi" w:hAnsiTheme="majorHAnsi" w:cstheme="majorHAnsi"/>
        </w:rPr>
        <w:t xml:space="preserve"> was similar in magnitude to the site average for each metric and at least twice the between difference in site average metrics across treatments. Th</w:t>
      </w:r>
      <w:r w:rsidR="0009319B" w:rsidRPr="001C2B3F">
        <w:rPr>
          <w:rFonts w:asciiTheme="majorHAnsi" w:hAnsiTheme="majorHAnsi" w:cstheme="majorHAnsi"/>
        </w:rPr>
        <w:t xml:space="preserve">e large between site range was chiefly due to </w:t>
      </w:r>
      <w:r w:rsidR="00BE6E9C" w:rsidRPr="001C2B3F">
        <w:rPr>
          <w:rFonts w:asciiTheme="majorHAnsi" w:hAnsiTheme="majorHAnsi" w:cstheme="majorHAnsi"/>
        </w:rPr>
        <w:t>some difficult sites where all treatments perform</w:t>
      </w:r>
      <w:r w:rsidR="007B2E04" w:rsidRPr="001C2B3F">
        <w:rPr>
          <w:rFonts w:asciiTheme="majorHAnsi" w:hAnsiTheme="majorHAnsi" w:cstheme="majorHAnsi"/>
        </w:rPr>
        <w:t>ed</w:t>
      </w:r>
      <w:r w:rsidR="00BE6E9C" w:rsidRPr="001C2B3F">
        <w:rPr>
          <w:rFonts w:asciiTheme="majorHAnsi" w:hAnsiTheme="majorHAnsi" w:cstheme="majorHAnsi"/>
        </w:rPr>
        <w:t xml:space="preserve"> poorly</w:t>
      </w:r>
      <w:r w:rsidR="00FD7A58" w:rsidRPr="001C2B3F">
        <w:rPr>
          <w:rFonts w:asciiTheme="majorHAnsi" w:hAnsiTheme="majorHAnsi" w:cstheme="majorHAnsi"/>
        </w:rPr>
        <w:t>. For example, the LAI RMSE ranged from 0.12 for Wabush to 0.51 for Kitchener and LAI SSIM ranged from 0.09 at Fox Creek South to 0.55 at Red Bay</w:t>
      </w:r>
      <w:r w:rsidR="001C2B3F" w:rsidRPr="001C2B3F">
        <w:rPr>
          <w:rFonts w:asciiTheme="majorHAnsi" w:hAnsiTheme="majorHAnsi" w:cstheme="majorHAnsi"/>
        </w:rPr>
        <w:t xml:space="preserve"> (</w:t>
      </w:r>
      <w:r w:rsidR="001C2B3F" w:rsidRPr="001C2B3F">
        <w:rPr>
          <w:rFonts w:asciiTheme="majorHAnsi" w:hAnsiTheme="majorHAnsi" w:cstheme="majorHAnsi"/>
        </w:rPr>
        <w:fldChar w:fldCharType="begin"/>
      </w:r>
      <w:r w:rsidR="001C2B3F" w:rsidRPr="001C2B3F">
        <w:rPr>
          <w:rFonts w:asciiTheme="majorHAnsi" w:hAnsiTheme="majorHAnsi" w:cstheme="majorHAnsi"/>
        </w:rPr>
        <w:instrText xml:space="preserve"> REF _Ref77944256 \h </w:instrText>
      </w:r>
      <w:r w:rsidR="001C2B3F" w:rsidRPr="00795EBF">
        <w:rPr>
          <w:rFonts w:asciiTheme="majorHAnsi" w:hAnsiTheme="majorHAnsi" w:cstheme="majorHAnsi"/>
        </w:rPr>
        <w:instrText xml:space="preserve"> \* MERGEFORMAT </w:instrText>
      </w:r>
      <w:r w:rsidR="001C2B3F" w:rsidRPr="001C2B3F">
        <w:rPr>
          <w:rFonts w:asciiTheme="majorHAnsi" w:hAnsiTheme="majorHAnsi" w:cstheme="majorHAnsi"/>
        </w:rPr>
      </w:r>
      <w:r w:rsidR="001C2B3F" w:rsidRPr="001C2B3F">
        <w:rPr>
          <w:rFonts w:asciiTheme="majorHAnsi" w:hAnsiTheme="majorHAnsi" w:cstheme="majorHAnsi"/>
        </w:rPr>
        <w:fldChar w:fldCharType="separate"/>
      </w:r>
      <w:r w:rsidR="001C2B3F" w:rsidRPr="00795EBF">
        <w:rPr>
          <w:rFonts w:asciiTheme="majorHAnsi" w:hAnsiTheme="majorHAnsi" w:cstheme="majorHAnsi"/>
        </w:rPr>
        <w:t xml:space="preserve">Figure </w:t>
      </w:r>
      <w:r w:rsidR="001C2B3F" w:rsidRPr="00795EBF">
        <w:rPr>
          <w:rFonts w:asciiTheme="majorHAnsi" w:hAnsiTheme="majorHAnsi" w:cstheme="majorHAnsi"/>
          <w:noProof/>
        </w:rPr>
        <w:t>5</w:t>
      </w:r>
      <w:r w:rsidR="001C2B3F" w:rsidRPr="001C2B3F">
        <w:rPr>
          <w:rFonts w:asciiTheme="majorHAnsi" w:hAnsiTheme="majorHAnsi" w:cstheme="majorHAnsi"/>
        </w:rPr>
        <w:fldChar w:fldCharType="end"/>
      </w:r>
      <w:r w:rsidR="001C2B3F" w:rsidRPr="001C2B3F">
        <w:rPr>
          <w:rFonts w:asciiTheme="majorHAnsi" w:hAnsiTheme="majorHAnsi" w:cstheme="majorHAnsi"/>
        </w:rPr>
        <w:t>)</w:t>
      </w:r>
      <w:r w:rsidR="00FD7A58" w:rsidRPr="001C2B3F">
        <w:rPr>
          <w:rFonts w:asciiTheme="majorHAnsi" w:hAnsiTheme="majorHAnsi" w:cstheme="majorHAnsi"/>
        </w:rPr>
        <w:t>.</w:t>
      </w:r>
    </w:p>
    <w:p w14:paraId="2EDF1770" w14:textId="3F92E600" w:rsidR="00BE6E9C" w:rsidRDefault="00BE6E9C">
      <w:pPr>
        <w:spacing w:line="360" w:lineRule="auto"/>
        <w:rPr>
          <w:rFonts w:asciiTheme="majorHAnsi" w:hAnsiTheme="majorHAnsi" w:cstheme="majorHAnsi"/>
        </w:rPr>
      </w:pPr>
    </w:p>
    <w:p w14:paraId="30E9862B" w14:textId="51FAE0AD" w:rsidR="00B95223" w:rsidRDefault="0009319B">
      <w:pPr>
        <w:spacing w:line="360" w:lineRule="auto"/>
        <w:rPr>
          <w:rFonts w:asciiTheme="majorHAnsi" w:hAnsiTheme="majorHAnsi" w:cstheme="majorHAnsi"/>
        </w:rPr>
      </w:pPr>
      <w:r>
        <w:rPr>
          <w:rFonts w:asciiTheme="majorHAnsi" w:hAnsiTheme="majorHAnsi" w:cstheme="majorHAnsi"/>
        </w:rPr>
        <w:t>The</w:t>
      </w:r>
      <w:r w:rsidR="00BE6E9C">
        <w:rPr>
          <w:rFonts w:asciiTheme="majorHAnsi" w:hAnsiTheme="majorHAnsi" w:cstheme="majorHAnsi"/>
        </w:rPr>
        <w:t xml:space="preserve"> effect of </w:t>
      </w:r>
      <w:r>
        <w:rPr>
          <w:rFonts w:asciiTheme="majorHAnsi" w:hAnsiTheme="majorHAnsi" w:cstheme="majorHAnsi"/>
        </w:rPr>
        <w:t xml:space="preserve">either </w:t>
      </w:r>
      <w:r w:rsidR="00BE6E9C">
        <w:rPr>
          <w:rFonts w:asciiTheme="majorHAnsi" w:hAnsiTheme="majorHAnsi" w:cstheme="majorHAnsi"/>
        </w:rPr>
        <w:t xml:space="preserve">treatment or site on variability in metrics decreases by approximately 50% </w:t>
      </w:r>
      <w:r>
        <w:rPr>
          <w:rFonts w:asciiTheme="majorHAnsi" w:hAnsiTheme="majorHAnsi" w:cstheme="majorHAnsi"/>
        </w:rPr>
        <w:t>for relative metrics (</w:t>
      </w:r>
      <w:r w:rsidR="00B95223" w:rsidRPr="00B5468B">
        <w:rPr>
          <w:rFonts w:asciiTheme="majorHAnsi" w:hAnsiTheme="majorHAnsi" w:cstheme="majorHAnsi"/>
        </w:rPr>
        <w:fldChar w:fldCharType="begin"/>
      </w:r>
      <w:r w:rsidR="00B95223" w:rsidRPr="00B5468B">
        <w:rPr>
          <w:rFonts w:asciiTheme="majorHAnsi" w:hAnsiTheme="majorHAnsi" w:cstheme="majorHAnsi"/>
        </w:rPr>
        <w:instrText xml:space="preserve"> REF _Ref77943414 \h </w:instrText>
      </w:r>
      <w:r w:rsidR="00B95223">
        <w:rPr>
          <w:rFonts w:asciiTheme="majorHAnsi" w:hAnsiTheme="majorHAnsi" w:cstheme="majorHAnsi"/>
        </w:rPr>
        <w:instrText xml:space="preserve"> \* MERGEFORMAT </w:instrText>
      </w:r>
      <w:r w:rsidR="00B95223" w:rsidRPr="00B5468B">
        <w:rPr>
          <w:rFonts w:asciiTheme="majorHAnsi" w:hAnsiTheme="majorHAnsi" w:cstheme="majorHAnsi"/>
        </w:rPr>
      </w:r>
      <w:r w:rsidR="00B95223" w:rsidRPr="00B5468B">
        <w:rPr>
          <w:rFonts w:asciiTheme="majorHAnsi" w:hAnsiTheme="majorHAnsi" w:cstheme="majorHAnsi"/>
        </w:rPr>
        <w:fldChar w:fldCharType="separate"/>
      </w:r>
      <w:r w:rsidR="00B95223" w:rsidRPr="00B5468B">
        <w:rPr>
          <w:rFonts w:asciiTheme="majorHAnsi" w:hAnsiTheme="majorHAnsi" w:cstheme="majorHAnsi"/>
        </w:rPr>
        <w:t xml:space="preserve">Figure </w:t>
      </w:r>
      <w:r w:rsidR="00B95223" w:rsidRPr="00B5468B">
        <w:rPr>
          <w:rFonts w:asciiTheme="majorHAnsi" w:hAnsiTheme="majorHAnsi" w:cstheme="majorHAnsi"/>
          <w:noProof/>
        </w:rPr>
        <w:t>4</w:t>
      </w:r>
      <w:r w:rsidR="00B95223" w:rsidRPr="00B5468B">
        <w:rPr>
          <w:rFonts w:asciiTheme="majorHAnsi" w:hAnsiTheme="majorHAnsi" w:cstheme="majorHAnsi"/>
        </w:rPr>
        <w:fldChar w:fldCharType="end"/>
      </w:r>
      <w:r>
        <w:rPr>
          <w:rFonts w:asciiTheme="majorHAnsi" w:hAnsiTheme="majorHAnsi" w:cstheme="majorHAnsi"/>
        </w:rPr>
        <w:t>)</w:t>
      </w:r>
      <w:r w:rsidR="001C2B3F">
        <w:rPr>
          <w:rFonts w:asciiTheme="majorHAnsi" w:hAnsiTheme="majorHAnsi" w:cstheme="majorHAnsi"/>
        </w:rPr>
        <w:t xml:space="preserve"> in comparison to</w:t>
      </w:r>
      <w:r>
        <w:rPr>
          <w:rFonts w:asciiTheme="majorHAnsi" w:hAnsiTheme="majorHAnsi" w:cstheme="majorHAnsi"/>
        </w:rPr>
        <w:t xml:space="preserve"> absolute metrics (</w:t>
      </w:r>
      <w:r w:rsidR="00B95223">
        <w:rPr>
          <w:rFonts w:asciiTheme="majorHAnsi" w:hAnsiTheme="majorHAnsi" w:cstheme="majorHAnsi"/>
        </w:rPr>
        <w:t>Figure 3</w:t>
      </w:r>
      <w:r>
        <w:rPr>
          <w:rFonts w:asciiTheme="majorHAnsi" w:hAnsiTheme="majorHAnsi" w:cstheme="majorHAnsi"/>
        </w:rPr>
        <w:t xml:space="preserve">). </w:t>
      </w:r>
      <w:r w:rsidR="00B95223">
        <w:rPr>
          <w:rFonts w:asciiTheme="majorHAnsi" w:hAnsiTheme="majorHAnsi" w:cstheme="majorHAnsi"/>
        </w:rPr>
        <w:t xml:space="preserve">D3-10 is consistently the best performing algorithm in terms of site average relative metrics for all variables.  </w:t>
      </w:r>
      <w:r w:rsidR="00B16625">
        <w:rPr>
          <w:rFonts w:asciiTheme="majorHAnsi" w:hAnsiTheme="majorHAnsi" w:cstheme="majorHAnsi"/>
        </w:rPr>
        <w:t>However, even the relative metrics still indicate a between site variation of similar or greater magnitude than treatment effects</w:t>
      </w:r>
      <w:r w:rsidR="00B95223">
        <w:rPr>
          <w:rFonts w:asciiTheme="majorHAnsi" w:hAnsiTheme="majorHAnsi" w:cstheme="majorHAnsi"/>
        </w:rPr>
        <w:t>.</w:t>
      </w:r>
    </w:p>
    <w:p w14:paraId="018E5E54" w14:textId="208A1D9F" w:rsidR="00873953" w:rsidRDefault="00873953">
      <w:pPr>
        <w:spacing w:line="360" w:lineRule="auto"/>
        <w:rPr>
          <w:rFonts w:asciiTheme="majorHAnsi" w:hAnsiTheme="majorHAnsi" w:cstheme="majorHAnsi"/>
        </w:rPr>
      </w:pPr>
    </w:p>
    <w:p w14:paraId="4719AC38" w14:textId="12733B22" w:rsidR="00B95223" w:rsidRDefault="00B95223" w:rsidP="00B95223">
      <w:pPr>
        <w:spacing w:line="360" w:lineRule="auto"/>
        <w:rPr>
          <w:rFonts w:asciiTheme="majorHAnsi" w:hAnsiTheme="majorHAnsi" w:cstheme="majorHAnsi"/>
        </w:rPr>
      </w:pPr>
      <w:r>
        <w:rPr>
          <w:rFonts w:asciiTheme="majorHAnsi" w:hAnsiTheme="majorHAnsi" w:cstheme="majorHAnsi"/>
        </w:rPr>
        <w:t xml:space="preserve">Site specific metrics were considered to ensure that D3-10 was indeed the best algorithm. Considering site specific metrics, D3-10 had the lowest RMSE and highest </w:t>
      </w:r>
      <w:r w:rsidRPr="00B5468B">
        <w:rPr>
          <w:rFonts w:asciiTheme="majorHAnsi" w:hAnsiTheme="majorHAnsi" w:cstheme="majorHAnsi"/>
          <w:lang w:val="en-CA"/>
        </w:rPr>
        <w:t>r</w:t>
      </w:r>
      <w:r w:rsidRPr="00B5468B">
        <w:rPr>
          <w:rFonts w:asciiTheme="majorHAnsi" w:hAnsiTheme="majorHAnsi" w:cstheme="majorHAnsi"/>
          <w:vertAlign w:val="superscript"/>
          <w:lang w:val="en-CA"/>
        </w:rPr>
        <w:t>2</w:t>
      </w:r>
      <w:r>
        <w:rPr>
          <w:rFonts w:asciiTheme="majorHAnsi" w:hAnsiTheme="majorHAnsi" w:cstheme="majorHAnsi"/>
        </w:rPr>
        <w:t xml:space="preserve"> at most sites for fCOVER, fAPAR and LAI (Table 6) but D4-10 and R1-10 performed equally well for these metrics for CWC. </w:t>
      </w:r>
      <w:r w:rsidR="001C2B3F">
        <w:rPr>
          <w:rFonts w:asciiTheme="majorHAnsi" w:hAnsiTheme="majorHAnsi" w:cstheme="majorHAnsi"/>
        </w:rPr>
        <w:t>As with site average metrics,</w:t>
      </w:r>
      <w:r>
        <w:rPr>
          <w:rFonts w:asciiTheme="majorHAnsi" w:hAnsiTheme="majorHAnsi" w:cstheme="majorHAnsi"/>
        </w:rPr>
        <w:t xml:space="preserve"> R</w:t>
      </w:r>
      <w:r w:rsidR="001C2B3F">
        <w:rPr>
          <w:rFonts w:asciiTheme="majorHAnsi" w:hAnsiTheme="majorHAnsi" w:cstheme="majorHAnsi"/>
        </w:rPr>
        <w:t>1</w:t>
      </w:r>
      <w:r>
        <w:rPr>
          <w:rFonts w:asciiTheme="majorHAnsi" w:hAnsiTheme="majorHAnsi" w:cstheme="majorHAnsi"/>
        </w:rPr>
        <w:t xml:space="preserve">-10 was almost always the treatment resulting in the best SSI. In terms of site specific RMSE, </w:t>
      </w:r>
      <w:r>
        <w:rPr>
          <w:rFonts w:asciiTheme="majorHAnsi" w:hAnsiTheme="majorHAnsi" w:cstheme="majorHAnsi"/>
        </w:rPr>
        <w:lastRenderedPageBreak/>
        <w:t xml:space="preserve">the best performing treatment resulted in an RMSE between sites ranging from 0.03 to 0.12 for fCOVER, 0.02 to 0.13 for fAPAR, 0.09 to 0.55 for LAI and 0.004 to 0.035 for CWC. </w:t>
      </w:r>
    </w:p>
    <w:p w14:paraId="3EF0A880" w14:textId="166A39BD" w:rsidR="00B95223" w:rsidRDefault="00B95223" w:rsidP="00B95223">
      <w:pPr>
        <w:spacing w:line="360" w:lineRule="auto"/>
        <w:rPr>
          <w:rFonts w:asciiTheme="majorHAnsi" w:hAnsiTheme="majorHAnsi" w:cstheme="majorHAnsi"/>
        </w:rPr>
      </w:pPr>
    </w:p>
    <w:p w14:paraId="317D0D45" w14:textId="7F5B73B1" w:rsidR="00B95223" w:rsidRPr="001C2B3F" w:rsidRDefault="00B95223" w:rsidP="00B95223">
      <w:pPr>
        <w:pStyle w:val="Caption"/>
        <w:keepNext/>
        <w:rPr>
          <w:rFonts w:asciiTheme="majorHAnsi" w:hAnsiTheme="majorHAnsi" w:cstheme="majorHAnsi"/>
          <w:i w:val="0"/>
          <w:color w:val="auto"/>
          <w:sz w:val="22"/>
          <w:szCs w:val="22"/>
        </w:rPr>
      </w:pPr>
      <w:bookmarkStart w:id="30" w:name="_Ref78236624"/>
      <w:r w:rsidRPr="001C2B3F">
        <w:rPr>
          <w:rFonts w:asciiTheme="majorHAnsi" w:hAnsiTheme="majorHAnsi" w:cstheme="majorHAnsi"/>
          <w:i w:val="0"/>
          <w:color w:val="auto"/>
          <w:sz w:val="22"/>
          <w:szCs w:val="22"/>
        </w:rPr>
        <w:t xml:space="preserve">Table </w:t>
      </w:r>
      <w:r w:rsidRPr="001C2B3F">
        <w:rPr>
          <w:rFonts w:asciiTheme="majorHAnsi" w:hAnsiTheme="majorHAnsi" w:cstheme="majorHAnsi"/>
          <w:i w:val="0"/>
          <w:color w:val="auto"/>
          <w:sz w:val="22"/>
          <w:szCs w:val="22"/>
        </w:rPr>
        <w:fldChar w:fldCharType="begin"/>
      </w:r>
      <w:r w:rsidRPr="001C2B3F">
        <w:rPr>
          <w:rFonts w:asciiTheme="majorHAnsi" w:hAnsiTheme="majorHAnsi" w:cstheme="majorHAnsi"/>
          <w:i w:val="0"/>
          <w:color w:val="auto"/>
          <w:sz w:val="22"/>
          <w:szCs w:val="22"/>
        </w:rPr>
        <w:instrText xml:space="preserve"> SEQ Table \* ARABIC </w:instrText>
      </w:r>
      <w:r w:rsidRPr="001C2B3F">
        <w:rPr>
          <w:rFonts w:asciiTheme="majorHAnsi" w:hAnsiTheme="majorHAnsi" w:cstheme="majorHAnsi"/>
          <w:i w:val="0"/>
          <w:color w:val="auto"/>
          <w:sz w:val="22"/>
          <w:szCs w:val="22"/>
        </w:rPr>
        <w:fldChar w:fldCharType="separate"/>
      </w:r>
      <w:r w:rsidRPr="001C2B3F">
        <w:rPr>
          <w:rFonts w:asciiTheme="majorHAnsi" w:hAnsiTheme="majorHAnsi" w:cstheme="majorHAnsi"/>
          <w:i w:val="0"/>
          <w:noProof/>
          <w:color w:val="auto"/>
          <w:sz w:val="22"/>
          <w:szCs w:val="22"/>
        </w:rPr>
        <w:t>6</w:t>
      </w:r>
      <w:r w:rsidRPr="001C2B3F">
        <w:rPr>
          <w:rFonts w:asciiTheme="majorHAnsi" w:hAnsiTheme="majorHAnsi" w:cstheme="majorHAnsi"/>
          <w:i w:val="0"/>
          <w:color w:val="auto"/>
          <w:sz w:val="22"/>
          <w:szCs w:val="22"/>
        </w:rPr>
        <w:fldChar w:fldCharType="end"/>
      </w:r>
      <w:bookmarkEnd w:id="30"/>
      <w:r w:rsidRPr="001C2B3F">
        <w:rPr>
          <w:rFonts w:asciiTheme="majorHAnsi" w:hAnsiTheme="majorHAnsi" w:cstheme="majorHAnsi"/>
          <w:i w:val="0"/>
          <w:color w:val="auto"/>
          <w:sz w:val="22"/>
          <w:szCs w:val="22"/>
        </w:rPr>
        <w:t>. Best performing treatment per site and metric. Colour corresponds to treatment indicated in legend below.</w:t>
      </w:r>
      <w:r w:rsidR="001C2B3F" w:rsidRPr="001C2B3F">
        <w:rPr>
          <w:rFonts w:asciiTheme="majorHAnsi" w:hAnsiTheme="majorHAnsi" w:cstheme="majorHAnsi"/>
          <w:i w:val="0"/>
          <w:color w:val="auto"/>
          <w:sz w:val="22"/>
          <w:szCs w:val="22"/>
        </w:rPr>
        <w:t xml:space="preserve">  All metrics are dimensionless except RMSE for CWC (</w:t>
      </w:r>
      <w:r w:rsidR="001C2B3F" w:rsidRPr="00795EBF">
        <w:rPr>
          <w:rFonts w:asciiTheme="majorHAnsi" w:hAnsiTheme="majorHAnsi" w:cstheme="majorHAnsi"/>
          <w:i w:val="0"/>
          <w:color w:val="auto"/>
          <w:sz w:val="22"/>
          <w:szCs w:val="22"/>
        </w:rPr>
        <w:t>kg/m</w:t>
      </w:r>
      <w:r w:rsidR="00FC0116" w:rsidRPr="00795EBF">
        <w:rPr>
          <w:rFonts w:asciiTheme="majorHAnsi" w:hAnsiTheme="majorHAnsi" w:cstheme="majorHAnsi"/>
          <w:i w:val="0"/>
          <w:color w:val="auto"/>
          <w:sz w:val="22"/>
          <w:szCs w:val="22"/>
          <w:vertAlign w:val="superscript"/>
        </w:rPr>
        <w:t>2</w:t>
      </w:r>
      <w:r w:rsidR="00FC0116" w:rsidRPr="001C2B3F">
        <w:rPr>
          <w:rFonts w:asciiTheme="majorHAnsi" w:hAnsiTheme="majorHAnsi" w:cstheme="majorHAnsi"/>
          <w:i w:val="0"/>
          <w:color w:val="auto"/>
          <w:sz w:val="22"/>
          <w:szCs w:val="22"/>
        </w:rPr>
        <w:t>)</w:t>
      </w:r>
      <w:r w:rsidR="001C2B3F" w:rsidRPr="001C2B3F">
        <w:rPr>
          <w:rFonts w:asciiTheme="majorHAnsi" w:hAnsiTheme="majorHAnsi" w:cstheme="majorHAnsi"/>
          <w:i w:val="0"/>
          <w:color w:val="auto"/>
          <w:sz w:val="22"/>
          <w:szCs w:val="22"/>
        </w:rPr>
        <w:t>.</w:t>
      </w:r>
    </w:p>
    <w:tbl>
      <w:tblPr>
        <w:tblW w:w="0" w:type="auto"/>
        <w:tblLook w:val="04A0" w:firstRow="1" w:lastRow="0" w:firstColumn="1" w:lastColumn="0" w:noHBand="0" w:noVBand="1"/>
      </w:tblPr>
      <w:tblGrid>
        <w:gridCol w:w="1237"/>
        <w:gridCol w:w="686"/>
        <w:gridCol w:w="836"/>
        <w:gridCol w:w="571"/>
        <w:gridCol w:w="686"/>
        <w:gridCol w:w="721"/>
        <w:gridCol w:w="571"/>
        <w:gridCol w:w="686"/>
        <w:gridCol w:w="571"/>
        <w:gridCol w:w="571"/>
        <w:gridCol w:w="926"/>
        <w:gridCol w:w="608"/>
        <w:gridCol w:w="571"/>
        <w:tblGridChange w:id="31">
          <w:tblGrid>
            <w:gridCol w:w="1237"/>
            <w:gridCol w:w="686"/>
            <w:gridCol w:w="836"/>
            <w:gridCol w:w="571"/>
            <w:gridCol w:w="686"/>
            <w:gridCol w:w="721"/>
            <w:gridCol w:w="571"/>
            <w:gridCol w:w="686"/>
            <w:gridCol w:w="571"/>
            <w:gridCol w:w="571"/>
            <w:gridCol w:w="926"/>
            <w:gridCol w:w="608"/>
            <w:gridCol w:w="571"/>
          </w:tblGrid>
        </w:tblGridChange>
      </w:tblGrid>
      <w:tr w:rsidR="00B95223" w:rsidRPr="007B597C" w14:paraId="7DC3AB93" w14:textId="77777777" w:rsidTr="00C15136">
        <w:trPr>
          <w:trHeight w:val="300"/>
        </w:trPr>
        <w:tc>
          <w:tcPr>
            <w:tcW w:w="0" w:type="auto"/>
            <w:tcBorders>
              <w:top w:val="single" w:sz="4" w:space="0" w:color="auto"/>
              <w:left w:val="single" w:sz="4" w:space="0" w:color="auto"/>
              <w:bottom w:val="nil"/>
              <w:right w:val="single" w:sz="4" w:space="0" w:color="auto"/>
            </w:tcBorders>
            <w:shd w:val="clear" w:color="auto" w:fill="auto"/>
            <w:noWrap/>
            <w:vAlign w:val="bottom"/>
            <w:hideMark/>
          </w:tcPr>
          <w:p w14:paraId="2572D095"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Site</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0B8A6AA" w14:textId="77777777" w:rsidR="00B95223" w:rsidRPr="00B5468B" w:rsidRDefault="00B95223" w:rsidP="00C15136">
            <w:pPr>
              <w:spacing w:line="240" w:lineRule="auto"/>
              <w:rPr>
                <w:rFonts w:ascii="Calibri" w:eastAsia="Times New Roman" w:hAnsi="Calibri" w:cs="Calibri"/>
                <w:color w:val="000000"/>
                <w:sz w:val="20"/>
                <w:szCs w:val="20"/>
                <w:lang w:val="en-CA"/>
              </w:rPr>
            </w:pPr>
          </w:p>
        </w:tc>
        <w:tc>
          <w:tcPr>
            <w:tcW w:w="0" w:type="auto"/>
            <w:tcBorders>
              <w:top w:val="single" w:sz="4" w:space="0" w:color="auto"/>
              <w:left w:val="nil"/>
              <w:bottom w:val="single" w:sz="4" w:space="0" w:color="auto"/>
              <w:right w:val="nil"/>
            </w:tcBorders>
            <w:shd w:val="clear" w:color="auto" w:fill="auto"/>
            <w:noWrap/>
            <w:vAlign w:val="bottom"/>
            <w:hideMark/>
          </w:tcPr>
          <w:p w14:paraId="06DEACFD"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fCOVER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79F2899" w14:textId="77777777" w:rsidR="00B95223" w:rsidRPr="00B5468B" w:rsidRDefault="00B95223" w:rsidP="00C15136">
            <w:pPr>
              <w:spacing w:line="240" w:lineRule="auto"/>
              <w:rPr>
                <w:rFonts w:ascii="Calibri" w:eastAsia="Times New Roman" w:hAnsi="Calibri" w:cs="Calibri"/>
                <w:color w:val="000000"/>
                <w:sz w:val="20"/>
                <w:szCs w:val="20"/>
                <w:lang w:val="en-CA"/>
              </w:rPr>
            </w:pPr>
          </w:p>
        </w:tc>
        <w:tc>
          <w:tcPr>
            <w:tcW w:w="0" w:type="auto"/>
            <w:tcBorders>
              <w:top w:val="single" w:sz="4" w:space="0" w:color="auto"/>
              <w:left w:val="single" w:sz="4" w:space="0" w:color="auto"/>
              <w:bottom w:val="single" w:sz="4" w:space="0" w:color="auto"/>
            </w:tcBorders>
            <w:shd w:val="clear" w:color="auto" w:fill="auto"/>
            <w:noWrap/>
            <w:vAlign w:val="bottom"/>
            <w:hideMark/>
          </w:tcPr>
          <w:p w14:paraId="1FE54263" w14:textId="77777777" w:rsidR="00B95223" w:rsidRPr="007B597C" w:rsidRDefault="00B95223" w:rsidP="00C15136">
            <w:pPr>
              <w:spacing w:line="240" w:lineRule="auto"/>
              <w:rPr>
                <w:rFonts w:ascii="Times New Roman" w:eastAsia="Times New Roman" w:hAnsi="Times New Roman" w:cs="Times New Roman"/>
                <w:sz w:val="20"/>
                <w:szCs w:val="20"/>
                <w:lang w:val="en-CA"/>
              </w:rPr>
            </w:pPr>
          </w:p>
        </w:tc>
        <w:tc>
          <w:tcPr>
            <w:tcW w:w="0" w:type="auto"/>
            <w:tcBorders>
              <w:top w:val="single" w:sz="4" w:space="0" w:color="auto"/>
              <w:left w:val="nil"/>
              <w:bottom w:val="single" w:sz="4" w:space="0" w:color="auto"/>
              <w:right w:val="nil"/>
            </w:tcBorders>
            <w:shd w:val="clear" w:color="auto" w:fill="auto"/>
            <w:noWrap/>
            <w:vAlign w:val="bottom"/>
            <w:hideMark/>
          </w:tcPr>
          <w:p w14:paraId="39308A69"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fAPAR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3AABB3" w14:textId="77777777" w:rsidR="00B95223" w:rsidRPr="00B5468B" w:rsidRDefault="00B95223" w:rsidP="00C15136">
            <w:pPr>
              <w:spacing w:line="240" w:lineRule="auto"/>
              <w:rPr>
                <w:rFonts w:ascii="Calibri" w:eastAsia="Times New Roman" w:hAnsi="Calibri" w:cs="Calibri"/>
                <w:color w:val="000000"/>
                <w:sz w:val="20"/>
                <w:szCs w:val="20"/>
                <w:lang w:val="en-CA"/>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63D9A56D" w14:textId="77777777" w:rsidR="00B95223" w:rsidRPr="007B597C" w:rsidRDefault="00B95223" w:rsidP="00C15136">
            <w:pPr>
              <w:spacing w:line="240" w:lineRule="auto"/>
              <w:rPr>
                <w:rFonts w:ascii="Times New Roman" w:eastAsia="Times New Roman" w:hAnsi="Times New Roman" w:cs="Times New Roman"/>
                <w:sz w:val="20"/>
                <w:szCs w:val="20"/>
                <w:lang w:val="en-CA"/>
              </w:rPr>
            </w:pPr>
          </w:p>
        </w:tc>
        <w:tc>
          <w:tcPr>
            <w:tcW w:w="0" w:type="auto"/>
            <w:tcBorders>
              <w:top w:val="single" w:sz="4" w:space="0" w:color="auto"/>
              <w:left w:val="nil"/>
              <w:bottom w:val="single" w:sz="4" w:space="0" w:color="auto"/>
            </w:tcBorders>
            <w:shd w:val="clear" w:color="auto" w:fill="auto"/>
            <w:noWrap/>
            <w:vAlign w:val="bottom"/>
            <w:hideMark/>
          </w:tcPr>
          <w:p w14:paraId="2FAC37AA"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LAI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E05244" w14:textId="77777777" w:rsidR="00B95223" w:rsidRPr="00B5468B" w:rsidRDefault="00B95223" w:rsidP="00C15136">
            <w:pPr>
              <w:spacing w:line="240" w:lineRule="auto"/>
              <w:rPr>
                <w:rFonts w:ascii="Calibri" w:eastAsia="Times New Roman" w:hAnsi="Calibri" w:cs="Calibri"/>
                <w:color w:val="000000"/>
                <w:sz w:val="20"/>
                <w:szCs w:val="20"/>
                <w:lang w:val="en-CA"/>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4C0EEEB" w14:textId="77777777" w:rsidR="00B95223" w:rsidRPr="007B597C" w:rsidRDefault="00B95223" w:rsidP="00C15136">
            <w:pPr>
              <w:spacing w:line="240" w:lineRule="auto"/>
              <w:rPr>
                <w:rFonts w:ascii="Times New Roman" w:eastAsia="Times New Roman" w:hAnsi="Times New Roman" w:cs="Times New Roman"/>
                <w:sz w:val="20"/>
                <w:szCs w:val="20"/>
                <w:lang w:val="en-CA"/>
              </w:rPr>
            </w:pPr>
          </w:p>
        </w:tc>
        <w:tc>
          <w:tcPr>
            <w:tcW w:w="0" w:type="auto"/>
            <w:tcBorders>
              <w:top w:val="single" w:sz="4" w:space="0" w:color="auto"/>
              <w:left w:val="nil"/>
              <w:bottom w:val="single" w:sz="4" w:space="0" w:color="auto"/>
              <w:right w:val="nil"/>
            </w:tcBorders>
            <w:shd w:val="clear" w:color="auto" w:fill="auto"/>
            <w:noWrap/>
            <w:vAlign w:val="bottom"/>
            <w:hideMark/>
          </w:tcPr>
          <w:p w14:paraId="389A7CB9"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CWC</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AF8666" w14:textId="77777777" w:rsidR="00B95223" w:rsidRPr="00B5468B" w:rsidRDefault="00B95223" w:rsidP="00C15136">
            <w:pPr>
              <w:spacing w:line="240" w:lineRule="auto"/>
              <w:rPr>
                <w:rFonts w:ascii="Calibri" w:eastAsia="Times New Roman" w:hAnsi="Calibri" w:cs="Calibri"/>
                <w:color w:val="000000"/>
                <w:sz w:val="20"/>
                <w:szCs w:val="20"/>
                <w:lang w:val="en-CA"/>
              </w:rPr>
            </w:pPr>
          </w:p>
        </w:tc>
      </w:tr>
      <w:tr w:rsidR="00B95223" w:rsidRPr="007B597C" w14:paraId="37F8F8BF" w14:textId="77777777" w:rsidTr="00C1513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9A3344" w14:textId="77777777" w:rsidR="00B95223" w:rsidRPr="007B597C" w:rsidRDefault="00B95223" w:rsidP="00C15136">
            <w:pPr>
              <w:spacing w:line="240" w:lineRule="auto"/>
              <w:rPr>
                <w:rFonts w:ascii="Times New Roman" w:eastAsia="Times New Roman" w:hAnsi="Times New Roman" w:cs="Times New Roman"/>
                <w:sz w:val="20"/>
                <w:szCs w:val="20"/>
                <w:lang w:val="en-CA"/>
              </w:rPr>
            </w:pP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74ADA41F"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RMSE</w:t>
            </w:r>
          </w:p>
        </w:tc>
        <w:tc>
          <w:tcPr>
            <w:tcW w:w="0" w:type="auto"/>
            <w:tcBorders>
              <w:top w:val="single" w:sz="4" w:space="0" w:color="auto"/>
              <w:left w:val="nil"/>
              <w:bottom w:val="single" w:sz="4" w:space="0" w:color="auto"/>
              <w:right w:val="nil"/>
            </w:tcBorders>
            <w:shd w:val="clear" w:color="auto" w:fill="auto"/>
            <w:noWrap/>
            <w:vAlign w:val="bottom"/>
            <w:hideMark/>
          </w:tcPr>
          <w:p w14:paraId="447E3318"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w:t>
            </w:r>
            <w:r w:rsidRPr="00795EBF">
              <w:rPr>
                <w:rFonts w:ascii="Calibri" w:eastAsia="Times New Roman" w:hAnsi="Calibri" w:cs="Calibri"/>
                <w:color w:val="000000"/>
                <w:sz w:val="20"/>
                <w:szCs w:val="20"/>
                <w:vertAlign w:val="superscript"/>
                <w:lang w:val="en-CA"/>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87B070C"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SSI</w:t>
            </w:r>
          </w:p>
        </w:tc>
        <w:tc>
          <w:tcPr>
            <w:tcW w:w="0" w:type="auto"/>
            <w:tcBorders>
              <w:top w:val="single" w:sz="4" w:space="0" w:color="auto"/>
              <w:left w:val="single" w:sz="4" w:space="0" w:color="auto"/>
              <w:bottom w:val="single" w:sz="4" w:space="0" w:color="auto"/>
            </w:tcBorders>
            <w:shd w:val="clear" w:color="auto" w:fill="auto"/>
            <w:noWrap/>
            <w:vAlign w:val="bottom"/>
            <w:hideMark/>
          </w:tcPr>
          <w:p w14:paraId="62CA1D57"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RMSE</w:t>
            </w:r>
          </w:p>
        </w:tc>
        <w:tc>
          <w:tcPr>
            <w:tcW w:w="0" w:type="auto"/>
            <w:tcBorders>
              <w:top w:val="single" w:sz="4" w:space="0" w:color="auto"/>
              <w:left w:val="nil"/>
              <w:bottom w:val="single" w:sz="4" w:space="0" w:color="auto"/>
              <w:right w:val="nil"/>
            </w:tcBorders>
            <w:shd w:val="clear" w:color="auto" w:fill="auto"/>
            <w:noWrap/>
            <w:vAlign w:val="bottom"/>
            <w:hideMark/>
          </w:tcPr>
          <w:p w14:paraId="7ED48578"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w:t>
            </w:r>
            <w:r w:rsidRPr="00795EBF">
              <w:rPr>
                <w:rFonts w:ascii="Calibri" w:eastAsia="Times New Roman" w:hAnsi="Calibri" w:cs="Calibri"/>
                <w:color w:val="000000"/>
                <w:sz w:val="20"/>
                <w:szCs w:val="20"/>
                <w:vertAlign w:val="superscript"/>
                <w:lang w:val="en-CA"/>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1137E4"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SSI</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19A03DD"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RMSE</w:t>
            </w:r>
          </w:p>
        </w:tc>
        <w:tc>
          <w:tcPr>
            <w:tcW w:w="0" w:type="auto"/>
            <w:tcBorders>
              <w:top w:val="single" w:sz="4" w:space="0" w:color="auto"/>
              <w:left w:val="nil"/>
              <w:bottom w:val="single" w:sz="4" w:space="0" w:color="auto"/>
            </w:tcBorders>
            <w:shd w:val="clear" w:color="auto" w:fill="auto"/>
            <w:noWrap/>
            <w:vAlign w:val="bottom"/>
            <w:hideMark/>
          </w:tcPr>
          <w:p w14:paraId="4C930D8D"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w:t>
            </w:r>
            <w:r w:rsidRPr="00795EBF">
              <w:rPr>
                <w:rFonts w:ascii="Calibri" w:eastAsia="Times New Roman" w:hAnsi="Calibri" w:cs="Calibri"/>
                <w:color w:val="000000"/>
                <w:sz w:val="20"/>
                <w:szCs w:val="20"/>
                <w:vertAlign w:val="superscript"/>
                <w:lang w:val="en-CA"/>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BB303"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SSI</w:t>
            </w:r>
          </w:p>
        </w:tc>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648F5D4B"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RMSE</w:t>
            </w:r>
          </w:p>
        </w:tc>
        <w:tc>
          <w:tcPr>
            <w:tcW w:w="0" w:type="auto"/>
            <w:tcBorders>
              <w:top w:val="single" w:sz="4" w:space="0" w:color="auto"/>
              <w:left w:val="nil"/>
              <w:bottom w:val="single" w:sz="4" w:space="0" w:color="auto"/>
              <w:right w:val="nil"/>
            </w:tcBorders>
            <w:shd w:val="clear" w:color="auto" w:fill="auto"/>
            <w:noWrap/>
            <w:vAlign w:val="bottom"/>
            <w:hideMark/>
          </w:tcPr>
          <w:p w14:paraId="6AFAF2F7"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w:t>
            </w:r>
            <w:r w:rsidRPr="00795EBF">
              <w:rPr>
                <w:rFonts w:ascii="Calibri" w:eastAsia="Times New Roman" w:hAnsi="Calibri" w:cs="Calibri"/>
                <w:color w:val="000000"/>
                <w:sz w:val="20"/>
                <w:szCs w:val="20"/>
                <w:vertAlign w:val="superscript"/>
                <w:lang w:val="en-CA"/>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847DD13"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SSI</w:t>
            </w:r>
          </w:p>
        </w:tc>
      </w:tr>
      <w:tr w:rsidR="00B11154" w:rsidRPr="00461BCF" w14:paraId="30FA4B17" w14:textId="77777777" w:rsidTr="00C15136">
        <w:trPr>
          <w:trHeight w:val="300"/>
        </w:trPr>
        <w:tc>
          <w:tcPr>
            <w:tcW w:w="0" w:type="auto"/>
            <w:tcBorders>
              <w:top w:val="single" w:sz="4" w:space="0" w:color="auto"/>
              <w:left w:val="single" w:sz="4" w:space="0" w:color="auto"/>
              <w:right w:val="single" w:sz="4" w:space="0" w:color="auto"/>
            </w:tcBorders>
            <w:shd w:val="clear" w:color="auto" w:fill="auto"/>
            <w:noWrap/>
            <w:vAlign w:val="bottom"/>
            <w:hideMark/>
          </w:tcPr>
          <w:p w14:paraId="656B7ED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Wabush</w:t>
            </w:r>
          </w:p>
        </w:tc>
        <w:tc>
          <w:tcPr>
            <w:tcW w:w="0" w:type="auto"/>
            <w:tcBorders>
              <w:top w:val="single" w:sz="4" w:space="0" w:color="auto"/>
              <w:left w:val="single" w:sz="4" w:space="0" w:color="auto"/>
            </w:tcBorders>
            <w:shd w:val="clear" w:color="auto" w:fill="92D050"/>
            <w:noWrap/>
            <w:vAlign w:val="bottom"/>
            <w:hideMark/>
          </w:tcPr>
          <w:p w14:paraId="67EEEF6D"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0.023</w:t>
            </w:r>
          </w:p>
        </w:tc>
        <w:tc>
          <w:tcPr>
            <w:tcW w:w="0" w:type="auto"/>
            <w:tcBorders>
              <w:top w:val="single" w:sz="4" w:space="0" w:color="auto"/>
            </w:tcBorders>
            <w:shd w:val="clear" w:color="auto" w:fill="92D050"/>
            <w:noWrap/>
            <w:vAlign w:val="bottom"/>
            <w:hideMark/>
          </w:tcPr>
          <w:p w14:paraId="54640E3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0.97</w:t>
            </w:r>
          </w:p>
        </w:tc>
        <w:tc>
          <w:tcPr>
            <w:tcW w:w="0" w:type="auto"/>
            <w:tcBorders>
              <w:top w:val="single" w:sz="4" w:space="0" w:color="auto"/>
              <w:right w:val="single" w:sz="4" w:space="0" w:color="auto"/>
            </w:tcBorders>
            <w:shd w:val="clear" w:color="auto" w:fill="548DD4" w:themeFill="text2" w:themeFillTint="99"/>
            <w:noWrap/>
            <w:vAlign w:val="bottom"/>
            <w:hideMark/>
          </w:tcPr>
          <w:p w14:paraId="1D81A00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0.72</w:t>
            </w:r>
          </w:p>
        </w:tc>
        <w:tc>
          <w:tcPr>
            <w:tcW w:w="0" w:type="auto"/>
            <w:tcBorders>
              <w:top w:val="single" w:sz="4" w:space="0" w:color="auto"/>
              <w:left w:val="single" w:sz="4" w:space="0" w:color="auto"/>
            </w:tcBorders>
            <w:shd w:val="clear" w:color="auto" w:fill="92D050"/>
            <w:noWrap/>
            <w:vAlign w:val="bottom"/>
            <w:hideMark/>
          </w:tcPr>
          <w:p w14:paraId="10E617A6"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0.020</w:t>
            </w:r>
          </w:p>
        </w:tc>
        <w:tc>
          <w:tcPr>
            <w:tcW w:w="0" w:type="auto"/>
            <w:tcBorders>
              <w:top w:val="single" w:sz="4" w:space="0" w:color="auto"/>
              <w:left w:val="nil"/>
            </w:tcBorders>
            <w:shd w:val="clear" w:color="auto" w:fill="92D050"/>
            <w:noWrap/>
            <w:vAlign w:val="bottom"/>
            <w:hideMark/>
          </w:tcPr>
          <w:p w14:paraId="6625F79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0.98</w:t>
            </w:r>
          </w:p>
        </w:tc>
        <w:tc>
          <w:tcPr>
            <w:tcW w:w="0" w:type="auto"/>
            <w:tcBorders>
              <w:top w:val="single" w:sz="4" w:space="0" w:color="auto"/>
              <w:right w:val="single" w:sz="4" w:space="0" w:color="auto"/>
            </w:tcBorders>
            <w:shd w:val="clear" w:color="auto" w:fill="548DD4" w:themeFill="text2" w:themeFillTint="99"/>
            <w:noWrap/>
            <w:vAlign w:val="bottom"/>
            <w:hideMark/>
          </w:tcPr>
          <w:p w14:paraId="5999711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0.72</w:t>
            </w:r>
          </w:p>
        </w:tc>
        <w:tc>
          <w:tcPr>
            <w:tcW w:w="0" w:type="auto"/>
            <w:tcBorders>
              <w:top w:val="single" w:sz="4" w:space="0" w:color="auto"/>
              <w:left w:val="single" w:sz="4" w:space="0" w:color="auto"/>
            </w:tcBorders>
            <w:shd w:val="clear" w:color="auto" w:fill="92D050"/>
            <w:noWrap/>
            <w:vAlign w:val="bottom"/>
            <w:hideMark/>
          </w:tcPr>
          <w:p w14:paraId="6E937F0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0.305</w:t>
            </w:r>
          </w:p>
        </w:tc>
        <w:tc>
          <w:tcPr>
            <w:tcW w:w="0" w:type="auto"/>
            <w:tcBorders>
              <w:top w:val="single" w:sz="4" w:space="0" w:color="auto"/>
            </w:tcBorders>
            <w:shd w:val="clear" w:color="auto" w:fill="92D050"/>
            <w:noWrap/>
            <w:vAlign w:val="bottom"/>
            <w:hideMark/>
          </w:tcPr>
          <w:p w14:paraId="2B7C1D6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0.65</w:t>
            </w:r>
          </w:p>
        </w:tc>
        <w:tc>
          <w:tcPr>
            <w:tcW w:w="0" w:type="auto"/>
            <w:tcBorders>
              <w:top w:val="single" w:sz="4" w:space="0" w:color="auto"/>
              <w:left w:val="nil"/>
              <w:right w:val="single" w:sz="4" w:space="0" w:color="auto"/>
            </w:tcBorders>
            <w:shd w:val="clear" w:color="auto" w:fill="548DD4" w:themeFill="text2" w:themeFillTint="99"/>
            <w:noWrap/>
            <w:vAlign w:val="bottom"/>
            <w:hideMark/>
          </w:tcPr>
          <w:p w14:paraId="5381FDAB"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0.52</w:t>
            </w:r>
          </w:p>
        </w:tc>
        <w:tc>
          <w:tcPr>
            <w:tcW w:w="0" w:type="auto"/>
            <w:tcBorders>
              <w:top w:val="single" w:sz="4" w:space="0" w:color="auto"/>
              <w:left w:val="single" w:sz="4" w:space="0" w:color="auto"/>
            </w:tcBorders>
            <w:shd w:val="clear" w:color="auto" w:fill="92D050"/>
            <w:noWrap/>
            <w:vAlign w:val="bottom"/>
            <w:hideMark/>
          </w:tcPr>
          <w:p w14:paraId="3CED7ADD" w14:textId="1322180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0.04</w:t>
            </w:r>
          </w:p>
        </w:tc>
        <w:tc>
          <w:tcPr>
            <w:tcW w:w="0" w:type="auto"/>
            <w:tcBorders>
              <w:top w:val="single" w:sz="4" w:space="0" w:color="auto"/>
            </w:tcBorders>
            <w:shd w:val="clear" w:color="auto" w:fill="92D050"/>
            <w:noWrap/>
            <w:vAlign w:val="bottom"/>
            <w:hideMark/>
          </w:tcPr>
          <w:p w14:paraId="7D8F3FC8"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0.58</w:t>
            </w:r>
          </w:p>
        </w:tc>
        <w:tc>
          <w:tcPr>
            <w:tcW w:w="0" w:type="auto"/>
            <w:tcBorders>
              <w:top w:val="single" w:sz="4" w:space="0" w:color="auto"/>
              <w:right w:val="single" w:sz="4" w:space="0" w:color="auto"/>
            </w:tcBorders>
            <w:shd w:val="clear" w:color="auto" w:fill="92D050"/>
            <w:noWrap/>
            <w:vAlign w:val="bottom"/>
            <w:hideMark/>
          </w:tcPr>
          <w:p w14:paraId="7B8ED12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0.84</w:t>
            </w:r>
          </w:p>
        </w:tc>
      </w:tr>
      <w:tr w:rsidR="00B11154" w:rsidRPr="007B597C" w14:paraId="5E65ADB8"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0D1F725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Attapixk</w:t>
            </w:r>
            <w:r w:rsidRPr="007B597C">
              <w:rPr>
                <w:rFonts w:asciiTheme="majorHAnsi" w:eastAsia="Times New Roman" w:hAnsiTheme="majorHAnsi" w:cstheme="majorHAnsi"/>
                <w:color w:val="000000"/>
                <w:sz w:val="20"/>
                <w:szCs w:val="20"/>
                <w:lang w:val="en-CA"/>
              </w:rPr>
              <w:t>.</w:t>
            </w:r>
          </w:p>
        </w:tc>
        <w:tc>
          <w:tcPr>
            <w:tcW w:w="0" w:type="auto"/>
            <w:tcBorders>
              <w:top w:val="nil"/>
              <w:left w:val="single" w:sz="4" w:space="0" w:color="auto"/>
              <w:bottom w:val="nil"/>
            </w:tcBorders>
            <w:shd w:val="clear" w:color="auto" w:fill="92D050"/>
            <w:noWrap/>
            <w:vAlign w:val="bottom"/>
            <w:hideMark/>
          </w:tcPr>
          <w:p w14:paraId="0A7179C7"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0.031</w:t>
            </w:r>
          </w:p>
        </w:tc>
        <w:tc>
          <w:tcPr>
            <w:tcW w:w="0" w:type="auto"/>
            <w:tcBorders>
              <w:top w:val="nil"/>
              <w:bottom w:val="nil"/>
            </w:tcBorders>
            <w:shd w:val="clear" w:color="auto" w:fill="92D050"/>
            <w:noWrap/>
            <w:vAlign w:val="bottom"/>
            <w:hideMark/>
          </w:tcPr>
          <w:p w14:paraId="3E596D6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0.89</w:t>
            </w:r>
          </w:p>
        </w:tc>
        <w:tc>
          <w:tcPr>
            <w:tcW w:w="0" w:type="auto"/>
            <w:tcBorders>
              <w:top w:val="nil"/>
              <w:bottom w:val="nil"/>
              <w:right w:val="single" w:sz="4" w:space="0" w:color="auto"/>
            </w:tcBorders>
            <w:shd w:val="clear" w:color="auto" w:fill="548DD4" w:themeFill="text2" w:themeFillTint="99"/>
            <w:noWrap/>
            <w:vAlign w:val="bottom"/>
            <w:hideMark/>
          </w:tcPr>
          <w:p w14:paraId="07C8004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0.71</w:t>
            </w:r>
          </w:p>
        </w:tc>
        <w:tc>
          <w:tcPr>
            <w:tcW w:w="0" w:type="auto"/>
            <w:tcBorders>
              <w:top w:val="nil"/>
              <w:left w:val="single" w:sz="4" w:space="0" w:color="auto"/>
              <w:bottom w:val="nil"/>
            </w:tcBorders>
            <w:shd w:val="clear" w:color="auto" w:fill="92D050"/>
            <w:noWrap/>
            <w:vAlign w:val="bottom"/>
            <w:hideMark/>
          </w:tcPr>
          <w:p w14:paraId="1EBEC20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0.028</w:t>
            </w:r>
          </w:p>
        </w:tc>
        <w:tc>
          <w:tcPr>
            <w:tcW w:w="0" w:type="auto"/>
            <w:tcBorders>
              <w:top w:val="nil"/>
              <w:left w:val="nil"/>
              <w:bottom w:val="nil"/>
            </w:tcBorders>
            <w:shd w:val="clear" w:color="auto" w:fill="92D050"/>
            <w:noWrap/>
            <w:vAlign w:val="bottom"/>
            <w:hideMark/>
          </w:tcPr>
          <w:p w14:paraId="1725C55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0.96</w:t>
            </w:r>
          </w:p>
        </w:tc>
        <w:tc>
          <w:tcPr>
            <w:tcW w:w="0" w:type="auto"/>
            <w:tcBorders>
              <w:top w:val="nil"/>
              <w:bottom w:val="nil"/>
              <w:right w:val="single" w:sz="4" w:space="0" w:color="auto"/>
            </w:tcBorders>
            <w:shd w:val="clear" w:color="auto" w:fill="548DD4" w:themeFill="text2" w:themeFillTint="99"/>
            <w:noWrap/>
            <w:vAlign w:val="bottom"/>
            <w:hideMark/>
          </w:tcPr>
          <w:p w14:paraId="1F110CDA"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0.72</w:t>
            </w:r>
          </w:p>
        </w:tc>
        <w:tc>
          <w:tcPr>
            <w:tcW w:w="0" w:type="auto"/>
            <w:tcBorders>
              <w:top w:val="nil"/>
              <w:left w:val="single" w:sz="4" w:space="0" w:color="auto"/>
              <w:bottom w:val="nil"/>
            </w:tcBorders>
            <w:shd w:val="clear" w:color="auto" w:fill="92D050"/>
            <w:noWrap/>
            <w:vAlign w:val="bottom"/>
            <w:hideMark/>
          </w:tcPr>
          <w:p w14:paraId="6C26C40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0.234</w:t>
            </w:r>
          </w:p>
        </w:tc>
        <w:tc>
          <w:tcPr>
            <w:tcW w:w="0" w:type="auto"/>
            <w:tcBorders>
              <w:top w:val="nil"/>
              <w:bottom w:val="nil"/>
            </w:tcBorders>
            <w:shd w:val="clear" w:color="000000" w:fill="FFC000"/>
            <w:noWrap/>
            <w:vAlign w:val="bottom"/>
            <w:hideMark/>
          </w:tcPr>
          <w:p w14:paraId="263B79F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0.76</w:t>
            </w:r>
          </w:p>
        </w:tc>
        <w:tc>
          <w:tcPr>
            <w:tcW w:w="0" w:type="auto"/>
            <w:tcBorders>
              <w:top w:val="nil"/>
              <w:left w:val="nil"/>
              <w:bottom w:val="nil"/>
              <w:right w:val="single" w:sz="4" w:space="0" w:color="auto"/>
            </w:tcBorders>
            <w:shd w:val="clear" w:color="auto" w:fill="548DD4" w:themeFill="text2" w:themeFillTint="99"/>
            <w:noWrap/>
            <w:vAlign w:val="bottom"/>
            <w:hideMark/>
          </w:tcPr>
          <w:p w14:paraId="52C3CE5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0.62</w:t>
            </w:r>
          </w:p>
        </w:tc>
        <w:tc>
          <w:tcPr>
            <w:tcW w:w="0" w:type="auto"/>
            <w:tcBorders>
              <w:top w:val="nil"/>
              <w:left w:val="single" w:sz="4" w:space="0" w:color="auto"/>
              <w:bottom w:val="nil"/>
            </w:tcBorders>
            <w:shd w:val="clear" w:color="000000" w:fill="FFC000"/>
            <w:noWrap/>
            <w:vAlign w:val="bottom"/>
            <w:hideMark/>
          </w:tcPr>
          <w:p w14:paraId="3CCF4A2D" w14:textId="1E0075EC"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0.16</w:t>
            </w:r>
          </w:p>
        </w:tc>
        <w:tc>
          <w:tcPr>
            <w:tcW w:w="0" w:type="auto"/>
            <w:tcBorders>
              <w:top w:val="nil"/>
              <w:bottom w:val="nil"/>
            </w:tcBorders>
            <w:shd w:val="clear" w:color="auto" w:fill="92D050"/>
            <w:noWrap/>
            <w:vAlign w:val="bottom"/>
            <w:hideMark/>
          </w:tcPr>
          <w:p w14:paraId="775D7C2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0.56</w:t>
            </w:r>
          </w:p>
        </w:tc>
        <w:tc>
          <w:tcPr>
            <w:tcW w:w="0" w:type="auto"/>
            <w:tcBorders>
              <w:top w:val="nil"/>
              <w:bottom w:val="nil"/>
              <w:right w:val="single" w:sz="4" w:space="0" w:color="auto"/>
            </w:tcBorders>
            <w:shd w:val="clear" w:color="auto" w:fill="548DD4" w:themeFill="text2" w:themeFillTint="99"/>
            <w:noWrap/>
            <w:vAlign w:val="bottom"/>
            <w:hideMark/>
          </w:tcPr>
          <w:p w14:paraId="587011B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0.80</w:t>
            </w:r>
          </w:p>
        </w:tc>
      </w:tr>
      <w:tr w:rsidR="00B11154" w:rsidRPr="007B597C" w14:paraId="5E03D471"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7DC643CE" w14:textId="28478644"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 xml:space="preserve">Fox </w:t>
            </w:r>
            <w:r w:rsidR="00FC0116" w:rsidRPr="00B5468B">
              <w:rPr>
                <w:rFonts w:asciiTheme="majorHAnsi" w:eastAsia="Times New Roman" w:hAnsiTheme="majorHAnsi" w:cstheme="majorHAnsi"/>
                <w:color w:val="000000"/>
                <w:sz w:val="20"/>
                <w:szCs w:val="20"/>
                <w:lang w:val="en-CA"/>
              </w:rPr>
              <w:t xml:space="preserve">Creek </w:t>
            </w:r>
            <w:r w:rsidR="00FC0116" w:rsidRPr="007B597C">
              <w:rPr>
                <w:rFonts w:asciiTheme="majorHAnsi" w:eastAsia="Times New Roman" w:hAnsiTheme="majorHAnsi" w:cstheme="majorHAnsi"/>
                <w:color w:val="000000"/>
                <w:sz w:val="20"/>
                <w:szCs w:val="20"/>
                <w:lang w:val="en-CA"/>
              </w:rPr>
              <w:t>S.</w:t>
            </w:r>
          </w:p>
        </w:tc>
        <w:tc>
          <w:tcPr>
            <w:tcW w:w="0" w:type="auto"/>
            <w:tcBorders>
              <w:top w:val="nil"/>
              <w:left w:val="single" w:sz="4" w:space="0" w:color="auto"/>
              <w:bottom w:val="nil"/>
            </w:tcBorders>
            <w:shd w:val="clear" w:color="auto" w:fill="92D050"/>
            <w:noWrap/>
            <w:vAlign w:val="bottom"/>
            <w:hideMark/>
          </w:tcPr>
          <w:p w14:paraId="3A243F7B"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0.036</w:t>
            </w:r>
          </w:p>
        </w:tc>
        <w:tc>
          <w:tcPr>
            <w:tcW w:w="0" w:type="auto"/>
            <w:tcBorders>
              <w:top w:val="nil"/>
              <w:bottom w:val="nil"/>
            </w:tcBorders>
            <w:shd w:val="clear" w:color="auto" w:fill="92D050"/>
            <w:noWrap/>
            <w:vAlign w:val="bottom"/>
            <w:hideMark/>
          </w:tcPr>
          <w:p w14:paraId="1BA41F16"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0.93</w:t>
            </w:r>
          </w:p>
        </w:tc>
        <w:tc>
          <w:tcPr>
            <w:tcW w:w="0" w:type="auto"/>
            <w:tcBorders>
              <w:top w:val="nil"/>
              <w:bottom w:val="nil"/>
              <w:right w:val="single" w:sz="4" w:space="0" w:color="auto"/>
            </w:tcBorders>
            <w:shd w:val="clear" w:color="auto" w:fill="92D050"/>
            <w:noWrap/>
            <w:vAlign w:val="bottom"/>
            <w:hideMark/>
          </w:tcPr>
          <w:p w14:paraId="02495AD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0.17</w:t>
            </w:r>
          </w:p>
        </w:tc>
        <w:tc>
          <w:tcPr>
            <w:tcW w:w="0" w:type="auto"/>
            <w:tcBorders>
              <w:top w:val="nil"/>
              <w:left w:val="single" w:sz="4" w:space="0" w:color="auto"/>
              <w:bottom w:val="nil"/>
            </w:tcBorders>
            <w:shd w:val="clear" w:color="auto" w:fill="92D050"/>
            <w:noWrap/>
            <w:vAlign w:val="bottom"/>
            <w:hideMark/>
          </w:tcPr>
          <w:p w14:paraId="532DFD3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0.035</w:t>
            </w:r>
          </w:p>
        </w:tc>
        <w:tc>
          <w:tcPr>
            <w:tcW w:w="0" w:type="auto"/>
            <w:tcBorders>
              <w:top w:val="nil"/>
              <w:left w:val="nil"/>
              <w:bottom w:val="nil"/>
            </w:tcBorders>
            <w:shd w:val="clear" w:color="auto" w:fill="92D050"/>
            <w:noWrap/>
            <w:vAlign w:val="bottom"/>
            <w:hideMark/>
          </w:tcPr>
          <w:p w14:paraId="2658C39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0.93</w:t>
            </w:r>
          </w:p>
        </w:tc>
        <w:tc>
          <w:tcPr>
            <w:tcW w:w="0" w:type="auto"/>
            <w:tcBorders>
              <w:top w:val="nil"/>
              <w:bottom w:val="nil"/>
              <w:right w:val="single" w:sz="4" w:space="0" w:color="auto"/>
            </w:tcBorders>
            <w:shd w:val="clear" w:color="auto" w:fill="92D050"/>
            <w:noWrap/>
            <w:vAlign w:val="bottom"/>
            <w:hideMark/>
          </w:tcPr>
          <w:p w14:paraId="365330D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0.12</w:t>
            </w:r>
          </w:p>
        </w:tc>
        <w:tc>
          <w:tcPr>
            <w:tcW w:w="0" w:type="auto"/>
            <w:tcBorders>
              <w:top w:val="nil"/>
              <w:left w:val="single" w:sz="4" w:space="0" w:color="auto"/>
              <w:bottom w:val="nil"/>
            </w:tcBorders>
            <w:shd w:val="clear" w:color="auto" w:fill="92D050"/>
            <w:noWrap/>
            <w:vAlign w:val="bottom"/>
            <w:hideMark/>
          </w:tcPr>
          <w:p w14:paraId="3085BDE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0.162</w:t>
            </w:r>
          </w:p>
        </w:tc>
        <w:tc>
          <w:tcPr>
            <w:tcW w:w="0" w:type="auto"/>
            <w:tcBorders>
              <w:top w:val="nil"/>
              <w:bottom w:val="nil"/>
            </w:tcBorders>
            <w:shd w:val="clear" w:color="auto" w:fill="92D050"/>
            <w:noWrap/>
            <w:vAlign w:val="bottom"/>
            <w:hideMark/>
          </w:tcPr>
          <w:p w14:paraId="15D28B2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0.89</w:t>
            </w:r>
          </w:p>
        </w:tc>
        <w:tc>
          <w:tcPr>
            <w:tcW w:w="0" w:type="auto"/>
            <w:tcBorders>
              <w:top w:val="nil"/>
              <w:left w:val="nil"/>
              <w:bottom w:val="nil"/>
              <w:right w:val="single" w:sz="4" w:space="0" w:color="auto"/>
            </w:tcBorders>
            <w:shd w:val="clear" w:color="auto" w:fill="92D050"/>
            <w:noWrap/>
            <w:vAlign w:val="bottom"/>
            <w:hideMark/>
          </w:tcPr>
          <w:p w14:paraId="4930266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0.12</w:t>
            </w:r>
          </w:p>
        </w:tc>
        <w:tc>
          <w:tcPr>
            <w:tcW w:w="0" w:type="auto"/>
            <w:tcBorders>
              <w:top w:val="nil"/>
              <w:left w:val="single" w:sz="4" w:space="0" w:color="auto"/>
              <w:bottom w:val="nil"/>
            </w:tcBorders>
            <w:shd w:val="clear" w:color="auto" w:fill="548DD4" w:themeFill="text2" w:themeFillTint="99"/>
            <w:noWrap/>
            <w:vAlign w:val="bottom"/>
            <w:hideMark/>
          </w:tcPr>
          <w:p w14:paraId="573E778A" w14:textId="12B8AD1D"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0.12</w:t>
            </w:r>
          </w:p>
        </w:tc>
        <w:tc>
          <w:tcPr>
            <w:tcW w:w="0" w:type="auto"/>
            <w:tcBorders>
              <w:top w:val="nil"/>
              <w:bottom w:val="nil"/>
            </w:tcBorders>
            <w:shd w:val="clear" w:color="auto" w:fill="548DD4" w:themeFill="text2" w:themeFillTint="99"/>
            <w:noWrap/>
            <w:vAlign w:val="bottom"/>
            <w:hideMark/>
          </w:tcPr>
          <w:p w14:paraId="127CCA78"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0.30</w:t>
            </w:r>
          </w:p>
        </w:tc>
        <w:tc>
          <w:tcPr>
            <w:tcW w:w="0" w:type="auto"/>
            <w:tcBorders>
              <w:top w:val="nil"/>
              <w:bottom w:val="nil"/>
              <w:right w:val="single" w:sz="4" w:space="0" w:color="auto"/>
            </w:tcBorders>
            <w:shd w:val="clear" w:color="auto" w:fill="548DD4" w:themeFill="text2" w:themeFillTint="99"/>
            <w:noWrap/>
            <w:vAlign w:val="bottom"/>
            <w:hideMark/>
          </w:tcPr>
          <w:p w14:paraId="58700F3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0.30</w:t>
            </w:r>
          </w:p>
        </w:tc>
      </w:tr>
      <w:tr w:rsidR="00B11154" w:rsidRPr="007B597C" w14:paraId="2803D672"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53F9E6BD" w14:textId="40FF38A0"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 xml:space="preserve">Fox </w:t>
            </w:r>
            <w:r w:rsidR="00FC0116" w:rsidRPr="00B5468B">
              <w:rPr>
                <w:rFonts w:asciiTheme="majorHAnsi" w:eastAsia="Times New Roman" w:hAnsiTheme="majorHAnsi" w:cstheme="majorHAnsi"/>
                <w:color w:val="000000"/>
                <w:sz w:val="20"/>
                <w:szCs w:val="20"/>
                <w:lang w:val="en-CA"/>
              </w:rPr>
              <w:t xml:space="preserve">Creek </w:t>
            </w:r>
            <w:r w:rsidR="00FC0116" w:rsidRPr="007B597C">
              <w:rPr>
                <w:rFonts w:asciiTheme="majorHAnsi" w:eastAsia="Times New Roman" w:hAnsiTheme="majorHAnsi" w:cstheme="majorHAnsi"/>
                <w:color w:val="000000"/>
                <w:sz w:val="20"/>
                <w:szCs w:val="20"/>
                <w:lang w:val="en-CA"/>
              </w:rPr>
              <w:t>N.</w:t>
            </w:r>
          </w:p>
        </w:tc>
        <w:tc>
          <w:tcPr>
            <w:tcW w:w="0" w:type="auto"/>
            <w:tcBorders>
              <w:top w:val="nil"/>
              <w:left w:val="single" w:sz="4" w:space="0" w:color="auto"/>
              <w:bottom w:val="nil"/>
            </w:tcBorders>
            <w:shd w:val="clear" w:color="auto" w:fill="92D050"/>
            <w:noWrap/>
            <w:vAlign w:val="bottom"/>
            <w:hideMark/>
          </w:tcPr>
          <w:p w14:paraId="3515CBE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0.045</w:t>
            </w:r>
          </w:p>
        </w:tc>
        <w:tc>
          <w:tcPr>
            <w:tcW w:w="0" w:type="auto"/>
            <w:tcBorders>
              <w:top w:val="nil"/>
              <w:bottom w:val="nil"/>
            </w:tcBorders>
            <w:shd w:val="clear" w:color="auto" w:fill="92D050"/>
            <w:noWrap/>
            <w:vAlign w:val="bottom"/>
            <w:hideMark/>
          </w:tcPr>
          <w:p w14:paraId="203B742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0.93</w:t>
            </w:r>
          </w:p>
        </w:tc>
        <w:tc>
          <w:tcPr>
            <w:tcW w:w="0" w:type="auto"/>
            <w:tcBorders>
              <w:top w:val="nil"/>
              <w:bottom w:val="nil"/>
              <w:right w:val="single" w:sz="4" w:space="0" w:color="auto"/>
            </w:tcBorders>
            <w:shd w:val="clear" w:color="auto" w:fill="92D050"/>
            <w:noWrap/>
            <w:vAlign w:val="bottom"/>
            <w:hideMark/>
          </w:tcPr>
          <w:p w14:paraId="23E4720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0.38</w:t>
            </w:r>
          </w:p>
        </w:tc>
        <w:tc>
          <w:tcPr>
            <w:tcW w:w="0" w:type="auto"/>
            <w:tcBorders>
              <w:top w:val="nil"/>
              <w:left w:val="single" w:sz="4" w:space="0" w:color="auto"/>
              <w:bottom w:val="nil"/>
            </w:tcBorders>
            <w:shd w:val="clear" w:color="auto" w:fill="92D050"/>
            <w:noWrap/>
            <w:vAlign w:val="bottom"/>
            <w:hideMark/>
          </w:tcPr>
          <w:p w14:paraId="0DF68F25"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0.030</w:t>
            </w:r>
          </w:p>
        </w:tc>
        <w:tc>
          <w:tcPr>
            <w:tcW w:w="0" w:type="auto"/>
            <w:tcBorders>
              <w:top w:val="nil"/>
              <w:left w:val="nil"/>
              <w:bottom w:val="nil"/>
            </w:tcBorders>
            <w:shd w:val="clear" w:color="auto" w:fill="92D050"/>
            <w:noWrap/>
            <w:vAlign w:val="bottom"/>
            <w:hideMark/>
          </w:tcPr>
          <w:p w14:paraId="46DE3EC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0.97</w:t>
            </w:r>
          </w:p>
        </w:tc>
        <w:tc>
          <w:tcPr>
            <w:tcW w:w="0" w:type="auto"/>
            <w:tcBorders>
              <w:top w:val="nil"/>
              <w:bottom w:val="nil"/>
              <w:right w:val="single" w:sz="4" w:space="0" w:color="auto"/>
            </w:tcBorders>
            <w:shd w:val="clear" w:color="auto" w:fill="92D050"/>
            <w:noWrap/>
            <w:vAlign w:val="bottom"/>
            <w:hideMark/>
          </w:tcPr>
          <w:p w14:paraId="571C3FC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0.38</w:t>
            </w:r>
          </w:p>
        </w:tc>
        <w:tc>
          <w:tcPr>
            <w:tcW w:w="0" w:type="auto"/>
            <w:tcBorders>
              <w:top w:val="nil"/>
              <w:left w:val="single" w:sz="4" w:space="0" w:color="auto"/>
              <w:bottom w:val="nil"/>
            </w:tcBorders>
            <w:shd w:val="clear" w:color="auto" w:fill="92D050"/>
            <w:noWrap/>
            <w:vAlign w:val="bottom"/>
            <w:hideMark/>
          </w:tcPr>
          <w:p w14:paraId="71C8629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0.266</w:t>
            </w:r>
          </w:p>
        </w:tc>
        <w:tc>
          <w:tcPr>
            <w:tcW w:w="0" w:type="auto"/>
            <w:tcBorders>
              <w:top w:val="nil"/>
              <w:bottom w:val="nil"/>
            </w:tcBorders>
            <w:shd w:val="clear" w:color="auto" w:fill="92D050"/>
            <w:noWrap/>
            <w:vAlign w:val="bottom"/>
            <w:hideMark/>
          </w:tcPr>
          <w:p w14:paraId="2F7AB01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0.72</w:t>
            </w:r>
          </w:p>
        </w:tc>
        <w:tc>
          <w:tcPr>
            <w:tcW w:w="0" w:type="auto"/>
            <w:tcBorders>
              <w:top w:val="nil"/>
              <w:left w:val="nil"/>
              <w:bottom w:val="nil"/>
              <w:right w:val="single" w:sz="4" w:space="0" w:color="auto"/>
            </w:tcBorders>
            <w:shd w:val="clear" w:color="auto" w:fill="92D050"/>
            <w:noWrap/>
            <w:vAlign w:val="bottom"/>
            <w:hideMark/>
          </w:tcPr>
          <w:p w14:paraId="10C15006"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0.27</w:t>
            </w:r>
          </w:p>
        </w:tc>
        <w:tc>
          <w:tcPr>
            <w:tcW w:w="0" w:type="auto"/>
            <w:tcBorders>
              <w:top w:val="nil"/>
              <w:left w:val="single" w:sz="4" w:space="0" w:color="auto"/>
              <w:bottom w:val="nil"/>
            </w:tcBorders>
            <w:shd w:val="clear" w:color="auto" w:fill="92D050"/>
            <w:noWrap/>
            <w:vAlign w:val="bottom"/>
            <w:hideMark/>
          </w:tcPr>
          <w:p w14:paraId="6327B378" w14:textId="51D5E4DC"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0.18</w:t>
            </w:r>
          </w:p>
        </w:tc>
        <w:tc>
          <w:tcPr>
            <w:tcW w:w="0" w:type="auto"/>
            <w:tcBorders>
              <w:top w:val="nil"/>
              <w:bottom w:val="nil"/>
            </w:tcBorders>
            <w:shd w:val="clear" w:color="auto" w:fill="92D050"/>
            <w:noWrap/>
            <w:vAlign w:val="bottom"/>
            <w:hideMark/>
          </w:tcPr>
          <w:p w14:paraId="051CF2C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0.48</w:t>
            </w:r>
          </w:p>
        </w:tc>
        <w:tc>
          <w:tcPr>
            <w:tcW w:w="0" w:type="auto"/>
            <w:tcBorders>
              <w:top w:val="nil"/>
              <w:bottom w:val="nil"/>
              <w:right w:val="single" w:sz="4" w:space="0" w:color="auto"/>
            </w:tcBorders>
            <w:shd w:val="clear" w:color="auto" w:fill="548DD4" w:themeFill="text2" w:themeFillTint="99"/>
            <w:noWrap/>
            <w:vAlign w:val="bottom"/>
            <w:hideMark/>
          </w:tcPr>
          <w:p w14:paraId="4299F975"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0.60</w:t>
            </w:r>
          </w:p>
        </w:tc>
      </w:tr>
      <w:tr w:rsidR="00B11154" w:rsidRPr="007B597C" w14:paraId="7F94FAFD"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36469E3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Eastmain</w:t>
            </w:r>
          </w:p>
        </w:tc>
        <w:tc>
          <w:tcPr>
            <w:tcW w:w="0" w:type="auto"/>
            <w:tcBorders>
              <w:top w:val="nil"/>
              <w:left w:val="single" w:sz="4" w:space="0" w:color="auto"/>
              <w:bottom w:val="nil"/>
            </w:tcBorders>
            <w:shd w:val="clear" w:color="auto" w:fill="92D050"/>
            <w:noWrap/>
            <w:vAlign w:val="bottom"/>
            <w:hideMark/>
          </w:tcPr>
          <w:p w14:paraId="4E2FA247"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0.083</w:t>
            </w:r>
          </w:p>
        </w:tc>
        <w:tc>
          <w:tcPr>
            <w:tcW w:w="0" w:type="auto"/>
            <w:tcBorders>
              <w:top w:val="nil"/>
              <w:bottom w:val="nil"/>
            </w:tcBorders>
            <w:shd w:val="clear" w:color="auto" w:fill="92D050"/>
            <w:noWrap/>
            <w:vAlign w:val="bottom"/>
            <w:hideMark/>
          </w:tcPr>
          <w:p w14:paraId="14716DE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0.71</w:t>
            </w:r>
          </w:p>
        </w:tc>
        <w:tc>
          <w:tcPr>
            <w:tcW w:w="0" w:type="auto"/>
            <w:tcBorders>
              <w:top w:val="nil"/>
              <w:bottom w:val="nil"/>
              <w:right w:val="single" w:sz="4" w:space="0" w:color="auto"/>
            </w:tcBorders>
            <w:shd w:val="clear" w:color="auto" w:fill="548DD4" w:themeFill="text2" w:themeFillTint="99"/>
            <w:noWrap/>
            <w:vAlign w:val="bottom"/>
            <w:hideMark/>
          </w:tcPr>
          <w:p w14:paraId="5E916D1D"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0.29</w:t>
            </w:r>
          </w:p>
        </w:tc>
        <w:tc>
          <w:tcPr>
            <w:tcW w:w="0" w:type="auto"/>
            <w:tcBorders>
              <w:top w:val="nil"/>
              <w:left w:val="single" w:sz="4" w:space="0" w:color="auto"/>
              <w:bottom w:val="nil"/>
            </w:tcBorders>
            <w:shd w:val="clear" w:color="auto" w:fill="92D050"/>
            <w:noWrap/>
            <w:vAlign w:val="bottom"/>
            <w:hideMark/>
          </w:tcPr>
          <w:p w14:paraId="0C13CE9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0.081</w:t>
            </w:r>
          </w:p>
        </w:tc>
        <w:tc>
          <w:tcPr>
            <w:tcW w:w="0" w:type="auto"/>
            <w:tcBorders>
              <w:top w:val="nil"/>
              <w:left w:val="nil"/>
              <w:bottom w:val="nil"/>
            </w:tcBorders>
            <w:shd w:val="clear" w:color="auto" w:fill="92D050"/>
            <w:noWrap/>
            <w:vAlign w:val="bottom"/>
            <w:hideMark/>
          </w:tcPr>
          <w:p w14:paraId="6EE98DF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0.72</w:t>
            </w:r>
          </w:p>
        </w:tc>
        <w:tc>
          <w:tcPr>
            <w:tcW w:w="0" w:type="auto"/>
            <w:tcBorders>
              <w:top w:val="nil"/>
              <w:bottom w:val="nil"/>
              <w:right w:val="single" w:sz="4" w:space="0" w:color="auto"/>
            </w:tcBorders>
            <w:shd w:val="clear" w:color="auto" w:fill="548DD4" w:themeFill="text2" w:themeFillTint="99"/>
            <w:noWrap/>
            <w:vAlign w:val="bottom"/>
            <w:hideMark/>
          </w:tcPr>
          <w:p w14:paraId="10F8E48D"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0.30</w:t>
            </w:r>
          </w:p>
        </w:tc>
        <w:tc>
          <w:tcPr>
            <w:tcW w:w="0" w:type="auto"/>
            <w:tcBorders>
              <w:top w:val="nil"/>
              <w:left w:val="single" w:sz="4" w:space="0" w:color="auto"/>
              <w:bottom w:val="nil"/>
            </w:tcBorders>
            <w:shd w:val="clear" w:color="auto" w:fill="92D050"/>
            <w:noWrap/>
            <w:vAlign w:val="bottom"/>
            <w:hideMark/>
          </w:tcPr>
          <w:p w14:paraId="3764AD3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0.306</w:t>
            </w:r>
          </w:p>
        </w:tc>
        <w:tc>
          <w:tcPr>
            <w:tcW w:w="0" w:type="auto"/>
            <w:tcBorders>
              <w:top w:val="nil"/>
              <w:bottom w:val="nil"/>
            </w:tcBorders>
            <w:shd w:val="clear" w:color="auto" w:fill="92D050"/>
            <w:noWrap/>
            <w:vAlign w:val="bottom"/>
            <w:hideMark/>
          </w:tcPr>
          <w:p w14:paraId="2C5524F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0.66</w:t>
            </w:r>
          </w:p>
        </w:tc>
        <w:tc>
          <w:tcPr>
            <w:tcW w:w="0" w:type="auto"/>
            <w:tcBorders>
              <w:top w:val="nil"/>
              <w:left w:val="nil"/>
              <w:bottom w:val="nil"/>
              <w:right w:val="single" w:sz="4" w:space="0" w:color="auto"/>
            </w:tcBorders>
            <w:shd w:val="clear" w:color="auto" w:fill="548DD4" w:themeFill="text2" w:themeFillTint="99"/>
            <w:noWrap/>
            <w:vAlign w:val="bottom"/>
            <w:hideMark/>
          </w:tcPr>
          <w:p w14:paraId="5976F9DB"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0.26</w:t>
            </w:r>
          </w:p>
        </w:tc>
        <w:tc>
          <w:tcPr>
            <w:tcW w:w="0" w:type="auto"/>
            <w:tcBorders>
              <w:top w:val="nil"/>
              <w:left w:val="single" w:sz="4" w:space="0" w:color="auto"/>
              <w:bottom w:val="nil"/>
            </w:tcBorders>
            <w:shd w:val="clear" w:color="auto" w:fill="548DD4" w:themeFill="text2" w:themeFillTint="99"/>
            <w:noWrap/>
            <w:vAlign w:val="bottom"/>
            <w:hideMark/>
          </w:tcPr>
          <w:p w14:paraId="445C2B43" w14:textId="15B9B606"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0.13</w:t>
            </w:r>
          </w:p>
        </w:tc>
        <w:tc>
          <w:tcPr>
            <w:tcW w:w="0" w:type="auto"/>
            <w:tcBorders>
              <w:top w:val="nil"/>
              <w:bottom w:val="nil"/>
            </w:tcBorders>
            <w:shd w:val="clear" w:color="000000" w:fill="ED7D31"/>
            <w:noWrap/>
            <w:vAlign w:val="bottom"/>
            <w:hideMark/>
          </w:tcPr>
          <w:p w14:paraId="1EF487FA"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0.53</w:t>
            </w:r>
          </w:p>
        </w:tc>
        <w:tc>
          <w:tcPr>
            <w:tcW w:w="0" w:type="auto"/>
            <w:tcBorders>
              <w:top w:val="nil"/>
              <w:bottom w:val="nil"/>
              <w:right w:val="single" w:sz="4" w:space="0" w:color="auto"/>
            </w:tcBorders>
            <w:shd w:val="clear" w:color="auto" w:fill="548DD4" w:themeFill="text2" w:themeFillTint="99"/>
            <w:noWrap/>
            <w:vAlign w:val="bottom"/>
            <w:hideMark/>
          </w:tcPr>
          <w:p w14:paraId="2611451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0.53</w:t>
            </w:r>
          </w:p>
        </w:tc>
      </w:tr>
      <w:tr w:rsidR="00B11154" w:rsidRPr="007B597C" w14:paraId="19F0948F"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116DC87B"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Charlettown</w:t>
            </w:r>
          </w:p>
        </w:tc>
        <w:tc>
          <w:tcPr>
            <w:tcW w:w="0" w:type="auto"/>
            <w:tcBorders>
              <w:top w:val="nil"/>
              <w:left w:val="single" w:sz="4" w:space="0" w:color="auto"/>
              <w:bottom w:val="nil"/>
            </w:tcBorders>
            <w:shd w:val="clear" w:color="auto" w:fill="92D050"/>
            <w:noWrap/>
            <w:vAlign w:val="bottom"/>
            <w:hideMark/>
          </w:tcPr>
          <w:p w14:paraId="3BB0C0D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0.044</w:t>
            </w:r>
          </w:p>
        </w:tc>
        <w:tc>
          <w:tcPr>
            <w:tcW w:w="0" w:type="auto"/>
            <w:tcBorders>
              <w:top w:val="nil"/>
              <w:bottom w:val="nil"/>
            </w:tcBorders>
            <w:shd w:val="clear" w:color="auto" w:fill="92D050"/>
            <w:noWrap/>
            <w:vAlign w:val="bottom"/>
            <w:hideMark/>
          </w:tcPr>
          <w:p w14:paraId="06E3E89B"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0.98</w:t>
            </w:r>
          </w:p>
        </w:tc>
        <w:tc>
          <w:tcPr>
            <w:tcW w:w="0" w:type="auto"/>
            <w:tcBorders>
              <w:top w:val="nil"/>
              <w:bottom w:val="nil"/>
              <w:right w:val="single" w:sz="4" w:space="0" w:color="auto"/>
            </w:tcBorders>
            <w:shd w:val="clear" w:color="auto" w:fill="548DD4" w:themeFill="text2" w:themeFillTint="99"/>
            <w:noWrap/>
            <w:vAlign w:val="bottom"/>
            <w:hideMark/>
          </w:tcPr>
          <w:p w14:paraId="705F419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0.60</w:t>
            </w:r>
          </w:p>
        </w:tc>
        <w:tc>
          <w:tcPr>
            <w:tcW w:w="0" w:type="auto"/>
            <w:tcBorders>
              <w:top w:val="nil"/>
              <w:left w:val="single" w:sz="4" w:space="0" w:color="auto"/>
              <w:bottom w:val="nil"/>
            </w:tcBorders>
            <w:shd w:val="clear" w:color="auto" w:fill="92D050"/>
            <w:noWrap/>
            <w:vAlign w:val="bottom"/>
            <w:hideMark/>
          </w:tcPr>
          <w:p w14:paraId="11655D4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0.042</w:t>
            </w:r>
          </w:p>
        </w:tc>
        <w:tc>
          <w:tcPr>
            <w:tcW w:w="0" w:type="auto"/>
            <w:tcBorders>
              <w:top w:val="nil"/>
              <w:left w:val="nil"/>
              <w:bottom w:val="nil"/>
            </w:tcBorders>
            <w:shd w:val="clear" w:color="auto" w:fill="92D050"/>
            <w:noWrap/>
            <w:vAlign w:val="bottom"/>
            <w:hideMark/>
          </w:tcPr>
          <w:p w14:paraId="78B7876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0.98</w:t>
            </w:r>
          </w:p>
        </w:tc>
        <w:tc>
          <w:tcPr>
            <w:tcW w:w="0" w:type="auto"/>
            <w:tcBorders>
              <w:top w:val="nil"/>
              <w:bottom w:val="nil"/>
              <w:right w:val="single" w:sz="4" w:space="0" w:color="auto"/>
            </w:tcBorders>
            <w:shd w:val="clear" w:color="auto" w:fill="548DD4" w:themeFill="text2" w:themeFillTint="99"/>
            <w:noWrap/>
            <w:vAlign w:val="bottom"/>
            <w:hideMark/>
          </w:tcPr>
          <w:p w14:paraId="33D2D09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0.60</w:t>
            </w:r>
          </w:p>
        </w:tc>
        <w:tc>
          <w:tcPr>
            <w:tcW w:w="0" w:type="auto"/>
            <w:tcBorders>
              <w:top w:val="nil"/>
              <w:left w:val="single" w:sz="4" w:space="0" w:color="auto"/>
              <w:bottom w:val="nil"/>
            </w:tcBorders>
            <w:shd w:val="clear" w:color="auto" w:fill="92D050"/>
            <w:noWrap/>
            <w:vAlign w:val="bottom"/>
            <w:hideMark/>
          </w:tcPr>
          <w:p w14:paraId="3998033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0.405</w:t>
            </w:r>
          </w:p>
        </w:tc>
        <w:tc>
          <w:tcPr>
            <w:tcW w:w="0" w:type="auto"/>
            <w:tcBorders>
              <w:top w:val="nil"/>
              <w:bottom w:val="nil"/>
            </w:tcBorders>
            <w:shd w:val="clear" w:color="auto" w:fill="92D050"/>
            <w:noWrap/>
            <w:vAlign w:val="bottom"/>
            <w:hideMark/>
          </w:tcPr>
          <w:p w14:paraId="17C1670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0.78</w:t>
            </w:r>
          </w:p>
        </w:tc>
        <w:tc>
          <w:tcPr>
            <w:tcW w:w="0" w:type="auto"/>
            <w:tcBorders>
              <w:top w:val="nil"/>
              <w:left w:val="nil"/>
              <w:bottom w:val="nil"/>
              <w:right w:val="single" w:sz="4" w:space="0" w:color="auto"/>
            </w:tcBorders>
            <w:shd w:val="clear" w:color="auto" w:fill="548DD4" w:themeFill="text2" w:themeFillTint="99"/>
            <w:noWrap/>
            <w:vAlign w:val="bottom"/>
            <w:hideMark/>
          </w:tcPr>
          <w:p w14:paraId="719B050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0.56</w:t>
            </w:r>
          </w:p>
        </w:tc>
        <w:tc>
          <w:tcPr>
            <w:tcW w:w="0" w:type="auto"/>
            <w:tcBorders>
              <w:top w:val="nil"/>
              <w:left w:val="single" w:sz="4" w:space="0" w:color="auto"/>
              <w:bottom w:val="nil"/>
            </w:tcBorders>
            <w:shd w:val="clear" w:color="auto" w:fill="548DD4" w:themeFill="text2" w:themeFillTint="99"/>
            <w:noWrap/>
            <w:vAlign w:val="bottom"/>
            <w:hideMark/>
          </w:tcPr>
          <w:p w14:paraId="631DF826" w14:textId="1088BF74"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0.23</w:t>
            </w:r>
          </w:p>
        </w:tc>
        <w:tc>
          <w:tcPr>
            <w:tcW w:w="0" w:type="auto"/>
            <w:tcBorders>
              <w:top w:val="nil"/>
              <w:bottom w:val="nil"/>
            </w:tcBorders>
            <w:shd w:val="clear" w:color="auto" w:fill="92D050"/>
            <w:noWrap/>
            <w:vAlign w:val="bottom"/>
            <w:hideMark/>
          </w:tcPr>
          <w:p w14:paraId="0FC5B2A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0.63</w:t>
            </w:r>
          </w:p>
        </w:tc>
        <w:tc>
          <w:tcPr>
            <w:tcW w:w="0" w:type="auto"/>
            <w:tcBorders>
              <w:top w:val="nil"/>
              <w:bottom w:val="nil"/>
              <w:right w:val="single" w:sz="4" w:space="0" w:color="auto"/>
            </w:tcBorders>
            <w:shd w:val="clear" w:color="auto" w:fill="548DD4" w:themeFill="text2" w:themeFillTint="99"/>
            <w:noWrap/>
            <w:vAlign w:val="bottom"/>
            <w:hideMark/>
          </w:tcPr>
          <w:p w14:paraId="2E62A8C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0.69</w:t>
            </w:r>
          </w:p>
        </w:tc>
      </w:tr>
      <w:tr w:rsidR="00B11154" w:rsidRPr="007B597C" w14:paraId="5C3B5C6A"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3D7FFE6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Kouchibou</w:t>
            </w:r>
            <w:r w:rsidRPr="007B597C">
              <w:rPr>
                <w:rFonts w:asciiTheme="majorHAnsi" w:eastAsia="Times New Roman" w:hAnsiTheme="majorHAnsi" w:cstheme="majorHAnsi"/>
                <w:color w:val="000000"/>
                <w:sz w:val="20"/>
                <w:szCs w:val="20"/>
                <w:lang w:val="en-CA"/>
              </w:rPr>
              <w:t>.</w:t>
            </w:r>
          </w:p>
        </w:tc>
        <w:tc>
          <w:tcPr>
            <w:tcW w:w="0" w:type="auto"/>
            <w:tcBorders>
              <w:top w:val="nil"/>
              <w:left w:val="single" w:sz="4" w:space="0" w:color="auto"/>
              <w:bottom w:val="nil"/>
            </w:tcBorders>
            <w:shd w:val="clear" w:color="auto" w:fill="92D050"/>
            <w:noWrap/>
            <w:vAlign w:val="bottom"/>
            <w:hideMark/>
          </w:tcPr>
          <w:p w14:paraId="724E8D3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0.047</w:t>
            </w:r>
          </w:p>
        </w:tc>
        <w:tc>
          <w:tcPr>
            <w:tcW w:w="0" w:type="auto"/>
            <w:tcBorders>
              <w:top w:val="nil"/>
              <w:bottom w:val="nil"/>
            </w:tcBorders>
            <w:shd w:val="clear" w:color="auto" w:fill="92D050"/>
            <w:noWrap/>
            <w:vAlign w:val="bottom"/>
            <w:hideMark/>
          </w:tcPr>
          <w:p w14:paraId="4A8BE60C"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0.05</w:t>
            </w:r>
          </w:p>
        </w:tc>
        <w:tc>
          <w:tcPr>
            <w:tcW w:w="0" w:type="auto"/>
            <w:tcBorders>
              <w:top w:val="nil"/>
              <w:bottom w:val="nil"/>
              <w:right w:val="single" w:sz="4" w:space="0" w:color="auto"/>
            </w:tcBorders>
            <w:shd w:val="clear" w:color="auto" w:fill="548DD4" w:themeFill="text2" w:themeFillTint="99"/>
            <w:noWrap/>
            <w:vAlign w:val="bottom"/>
            <w:hideMark/>
          </w:tcPr>
          <w:p w14:paraId="74053266"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0.30</w:t>
            </w:r>
          </w:p>
        </w:tc>
        <w:tc>
          <w:tcPr>
            <w:tcW w:w="0" w:type="auto"/>
            <w:tcBorders>
              <w:top w:val="nil"/>
              <w:left w:val="single" w:sz="4" w:space="0" w:color="auto"/>
              <w:bottom w:val="nil"/>
            </w:tcBorders>
            <w:shd w:val="clear" w:color="auto" w:fill="92D050"/>
            <w:noWrap/>
            <w:vAlign w:val="bottom"/>
            <w:hideMark/>
          </w:tcPr>
          <w:p w14:paraId="066B5D4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0.047</w:t>
            </w:r>
          </w:p>
        </w:tc>
        <w:tc>
          <w:tcPr>
            <w:tcW w:w="0" w:type="auto"/>
            <w:tcBorders>
              <w:top w:val="nil"/>
              <w:left w:val="nil"/>
              <w:bottom w:val="nil"/>
            </w:tcBorders>
            <w:shd w:val="clear" w:color="auto" w:fill="92D050"/>
            <w:noWrap/>
            <w:vAlign w:val="bottom"/>
            <w:hideMark/>
          </w:tcPr>
          <w:p w14:paraId="5FE742B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0.05</w:t>
            </w:r>
          </w:p>
        </w:tc>
        <w:tc>
          <w:tcPr>
            <w:tcW w:w="0" w:type="auto"/>
            <w:tcBorders>
              <w:top w:val="nil"/>
              <w:bottom w:val="nil"/>
              <w:right w:val="single" w:sz="4" w:space="0" w:color="auto"/>
            </w:tcBorders>
            <w:shd w:val="clear" w:color="auto" w:fill="548DD4" w:themeFill="text2" w:themeFillTint="99"/>
            <w:noWrap/>
            <w:vAlign w:val="bottom"/>
            <w:hideMark/>
          </w:tcPr>
          <w:p w14:paraId="45F6537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0.30</w:t>
            </w:r>
          </w:p>
        </w:tc>
        <w:tc>
          <w:tcPr>
            <w:tcW w:w="0" w:type="auto"/>
            <w:tcBorders>
              <w:top w:val="nil"/>
              <w:left w:val="single" w:sz="4" w:space="0" w:color="auto"/>
              <w:bottom w:val="nil"/>
            </w:tcBorders>
            <w:shd w:val="clear" w:color="auto" w:fill="C6D9F1" w:themeFill="text2" w:themeFillTint="33"/>
            <w:noWrap/>
            <w:vAlign w:val="bottom"/>
            <w:hideMark/>
          </w:tcPr>
          <w:p w14:paraId="15ED144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0.545</w:t>
            </w:r>
          </w:p>
        </w:tc>
        <w:tc>
          <w:tcPr>
            <w:tcW w:w="0" w:type="auto"/>
            <w:tcBorders>
              <w:top w:val="nil"/>
              <w:bottom w:val="nil"/>
            </w:tcBorders>
            <w:shd w:val="clear" w:color="000000" w:fill="FFC000"/>
            <w:noWrap/>
            <w:vAlign w:val="bottom"/>
            <w:hideMark/>
          </w:tcPr>
          <w:p w14:paraId="432F16D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0.53</w:t>
            </w:r>
          </w:p>
        </w:tc>
        <w:tc>
          <w:tcPr>
            <w:tcW w:w="0" w:type="auto"/>
            <w:tcBorders>
              <w:top w:val="nil"/>
              <w:left w:val="nil"/>
              <w:bottom w:val="nil"/>
              <w:right w:val="single" w:sz="4" w:space="0" w:color="auto"/>
            </w:tcBorders>
            <w:shd w:val="clear" w:color="auto" w:fill="548DD4" w:themeFill="text2" w:themeFillTint="99"/>
            <w:noWrap/>
            <w:vAlign w:val="bottom"/>
            <w:hideMark/>
          </w:tcPr>
          <w:p w14:paraId="008D3C4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0.29</w:t>
            </w:r>
          </w:p>
        </w:tc>
        <w:tc>
          <w:tcPr>
            <w:tcW w:w="0" w:type="auto"/>
            <w:tcBorders>
              <w:top w:val="nil"/>
              <w:left w:val="single" w:sz="4" w:space="0" w:color="auto"/>
              <w:bottom w:val="nil"/>
            </w:tcBorders>
            <w:shd w:val="clear" w:color="auto" w:fill="548DD4" w:themeFill="text2" w:themeFillTint="99"/>
            <w:noWrap/>
            <w:vAlign w:val="bottom"/>
            <w:hideMark/>
          </w:tcPr>
          <w:p w14:paraId="454D823F" w14:textId="69256C40"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0.35</w:t>
            </w:r>
          </w:p>
        </w:tc>
        <w:tc>
          <w:tcPr>
            <w:tcW w:w="0" w:type="auto"/>
            <w:tcBorders>
              <w:top w:val="nil"/>
              <w:bottom w:val="nil"/>
            </w:tcBorders>
            <w:shd w:val="clear" w:color="auto" w:fill="D6E3BC" w:themeFill="accent3" w:themeFillTint="66"/>
            <w:noWrap/>
            <w:vAlign w:val="bottom"/>
            <w:hideMark/>
          </w:tcPr>
          <w:p w14:paraId="498A95A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0.46</w:t>
            </w:r>
          </w:p>
        </w:tc>
        <w:tc>
          <w:tcPr>
            <w:tcW w:w="0" w:type="auto"/>
            <w:tcBorders>
              <w:top w:val="nil"/>
              <w:bottom w:val="nil"/>
              <w:right w:val="single" w:sz="4" w:space="0" w:color="auto"/>
            </w:tcBorders>
            <w:shd w:val="clear" w:color="auto" w:fill="548DD4" w:themeFill="text2" w:themeFillTint="99"/>
            <w:noWrap/>
            <w:vAlign w:val="bottom"/>
            <w:hideMark/>
          </w:tcPr>
          <w:p w14:paraId="649C537A"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0.35</w:t>
            </w:r>
          </w:p>
        </w:tc>
      </w:tr>
      <w:tr w:rsidR="00B11154" w:rsidRPr="007B597C" w14:paraId="5899B7E7" w14:textId="77777777" w:rsidTr="00C15136">
        <w:trPr>
          <w:trHeight w:val="300"/>
        </w:trPr>
        <w:tc>
          <w:tcPr>
            <w:tcW w:w="0" w:type="auto"/>
            <w:tcBorders>
              <w:top w:val="nil"/>
              <w:left w:val="single" w:sz="4" w:space="0" w:color="auto"/>
              <w:bottom w:val="nil"/>
              <w:right w:val="single" w:sz="4" w:space="0" w:color="auto"/>
            </w:tcBorders>
            <w:shd w:val="clear" w:color="auto" w:fill="auto"/>
            <w:noWrap/>
            <w:vAlign w:val="bottom"/>
            <w:hideMark/>
          </w:tcPr>
          <w:p w14:paraId="6C553A5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Kitchener</w:t>
            </w:r>
          </w:p>
        </w:tc>
        <w:tc>
          <w:tcPr>
            <w:tcW w:w="0" w:type="auto"/>
            <w:tcBorders>
              <w:top w:val="nil"/>
              <w:left w:val="single" w:sz="4" w:space="0" w:color="auto"/>
              <w:bottom w:val="nil"/>
            </w:tcBorders>
            <w:shd w:val="clear" w:color="auto" w:fill="92D050"/>
            <w:noWrap/>
            <w:vAlign w:val="bottom"/>
            <w:hideMark/>
          </w:tcPr>
          <w:p w14:paraId="1CAB90F8"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0.089</w:t>
            </w:r>
          </w:p>
        </w:tc>
        <w:tc>
          <w:tcPr>
            <w:tcW w:w="0" w:type="auto"/>
            <w:tcBorders>
              <w:top w:val="nil"/>
              <w:bottom w:val="nil"/>
            </w:tcBorders>
            <w:shd w:val="clear" w:color="auto" w:fill="92D050"/>
            <w:noWrap/>
            <w:vAlign w:val="bottom"/>
            <w:hideMark/>
          </w:tcPr>
          <w:p w14:paraId="7CE535A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0.09</w:t>
            </w:r>
          </w:p>
        </w:tc>
        <w:tc>
          <w:tcPr>
            <w:tcW w:w="0" w:type="auto"/>
            <w:tcBorders>
              <w:top w:val="nil"/>
              <w:bottom w:val="nil"/>
              <w:right w:val="single" w:sz="4" w:space="0" w:color="auto"/>
            </w:tcBorders>
            <w:shd w:val="clear" w:color="auto" w:fill="548DD4" w:themeFill="text2" w:themeFillTint="99"/>
            <w:noWrap/>
            <w:vAlign w:val="bottom"/>
            <w:hideMark/>
          </w:tcPr>
          <w:p w14:paraId="00487DBF"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0.51</w:t>
            </w:r>
          </w:p>
        </w:tc>
        <w:tc>
          <w:tcPr>
            <w:tcW w:w="0" w:type="auto"/>
            <w:tcBorders>
              <w:top w:val="nil"/>
              <w:left w:val="single" w:sz="4" w:space="0" w:color="auto"/>
              <w:bottom w:val="nil"/>
            </w:tcBorders>
            <w:shd w:val="clear" w:color="auto" w:fill="92D050"/>
            <w:noWrap/>
            <w:vAlign w:val="bottom"/>
            <w:hideMark/>
          </w:tcPr>
          <w:p w14:paraId="780CCAD8"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0.089</w:t>
            </w:r>
          </w:p>
        </w:tc>
        <w:tc>
          <w:tcPr>
            <w:tcW w:w="0" w:type="auto"/>
            <w:tcBorders>
              <w:top w:val="nil"/>
              <w:left w:val="nil"/>
              <w:bottom w:val="nil"/>
            </w:tcBorders>
            <w:shd w:val="clear" w:color="auto" w:fill="92D050"/>
            <w:noWrap/>
            <w:vAlign w:val="bottom"/>
            <w:hideMark/>
          </w:tcPr>
          <w:p w14:paraId="1DCEC518"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0.09</w:t>
            </w:r>
          </w:p>
        </w:tc>
        <w:tc>
          <w:tcPr>
            <w:tcW w:w="0" w:type="auto"/>
            <w:tcBorders>
              <w:top w:val="nil"/>
              <w:bottom w:val="nil"/>
              <w:right w:val="single" w:sz="4" w:space="0" w:color="auto"/>
            </w:tcBorders>
            <w:shd w:val="clear" w:color="auto" w:fill="548DD4" w:themeFill="text2" w:themeFillTint="99"/>
            <w:noWrap/>
            <w:vAlign w:val="bottom"/>
            <w:hideMark/>
          </w:tcPr>
          <w:p w14:paraId="206BFEEA"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0.51</w:t>
            </w:r>
          </w:p>
        </w:tc>
        <w:tc>
          <w:tcPr>
            <w:tcW w:w="0" w:type="auto"/>
            <w:tcBorders>
              <w:top w:val="nil"/>
              <w:left w:val="single" w:sz="4" w:space="0" w:color="auto"/>
              <w:bottom w:val="nil"/>
            </w:tcBorders>
            <w:shd w:val="clear" w:color="auto" w:fill="92D050"/>
            <w:noWrap/>
            <w:vAlign w:val="bottom"/>
            <w:hideMark/>
          </w:tcPr>
          <w:p w14:paraId="6A1F1EA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0.089</w:t>
            </w:r>
          </w:p>
        </w:tc>
        <w:tc>
          <w:tcPr>
            <w:tcW w:w="0" w:type="auto"/>
            <w:tcBorders>
              <w:top w:val="nil"/>
              <w:bottom w:val="nil"/>
            </w:tcBorders>
            <w:shd w:val="clear" w:color="auto" w:fill="92D050"/>
            <w:noWrap/>
            <w:vAlign w:val="bottom"/>
            <w:hideMark/>
          </w:tcPr>
          <w:p w14:paraId="46E745E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0.09</w:t>
            </w:r>
          </w:p>
        </w:tc>
        <w:tc>
          <w:tcPr>
            <w:tcW w:w="0" w:type="auto"/>
            <w:tcBorders>
              <w:top w:val="nil"/>
              <w:left w:val="nil"/>
              <w:bottom w:val="nil"/>
              <w:right w:val="single" w:sz="4" w:space="0" w:color="auto"/>
            </w:tcBorders>
            <w:shd w:val="clear" w:color="auto" w:fill="548DD4" w:themeFill="text2" w:themeFillTint="99"/>
            <w:noWrap/>
            <w:vAlign w:val="bottom"/>
            <w:hideMark/>
          </w:tcPr>
          <w:p w14:paraId="317298D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0.51</w:t>
            </w:r>
          </w:p>
        </w:tc>
        <w:tc>
          <w:tcPr>
            <w:tcW w:w="0" w:type="auto"/>
            <w:tcBorders>
              <w:top w:val="nil"/>
              <w:left w:val="single" w:sz="4" w:space="0" w:color="auto"/>
              <w:bottom w:val="nil"/>
            </w:tcBorders>
            <w:shd w:val="clear" w:color="auto" w:fill="92D050"/>
            <w:noWrap/>
            <w:vAlign w:val="bottom"/>
            <w:hideMark/>
          </w:tcPr>
          <w:p w14:paraId="145D9692" w14:textId="5BB6CC68"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0.89</w:t>
            </w:r>
          </w:p>
        </w:tc>
        <w:tc>
          <w:tcPr>
            <w:tcW w:w="0" w:type="auto"/>
            <w:tcBorders>
              <w:top w:val="nil"/>
              <w:bottom w:val="nil"/>
            </w:tcBorders>
            <w:shd w:val="clear" w:color="auto" w:fill="92D050"/>
            <w:noWrap/>
            <w:vAlign w:val="bottom"/>
            <w:hideMark/>
          </w:tcPr>
          <w:p w14:paraId="6566103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0.09</w:t>
            </w:r>
          </w:p>
        </w:tc>
        <w:tc>
          <w:tcPr>
            <w:tcW w:w="0" w:type="auto"/>
            <w:tcBorders>
              <w:top w:val="nil"/>
              <w:bottom w:val="nil"/>
              <w:right w:val="single" w:sz="4" w:space="0" w:color="auto"/>
            </w:tcBorders>
            <w:shd w:val="clear" w:color="auto" w:fill="548DD4" w:themeFill="text2" w:themeFillTint="99"/>
            <w:noWrap/>
            <w:vAlign w:val="bottom"/>
            <w:hideMark/>
          </w:tcPr>
          <w:p w14:paraId="178807A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0.51</w:t>
            </w:r>
          </w:p>
        </w:tc>
      </w:tr>
      <w:tr w:rsidR="00B11154" w:rsidRPr="007B597C" w14:paraId="3D87B18C" w14:textId="77777777" w:rsidTr="00DE4071">
        <w:tblPrEx>
          <w:tblW w:w="0" w:type="auto"/>
          <w:tblPrExChange w:id="32" w:author="Fernandes, Richard" w:date="2021-08-20T14:26:00Z">
            <w:tblPrEx>
              <w:tblW w:w="0" w:type="auto"/>
            </w:tblPrEx>
          </w:tblPrExChange>
        </w:tblPrEx>
        <w:trPr>
          <w:trHeight w:val="300"/>
          <w:trPrChange w:id="33" w:author="Fernandes, Richard" w:date="2021-08-20T14:26:00Z">
            <w:trPr>
              <w:trHeight w:val="300"/>
            </w:trPr>
          </w:trPrChange>
        </w:trPr>
        <w:tc>
          <w:tcPr>
            <w:tcW w:w="0" w:type="auto"/>
            <w:tcBorders>
              <w:top w:val="nil"/>
              <w:left w:val="single" w:sz="4" w:space="0" w:color="auto"/>
              <w:bottom w:val="nil"/>
              <w:right w:val="single" w:sz="4" w:space="0" w:color="auto"/>
            </w:tcBorders>
            <w:shd w:val="clear" w:color="auto" w:fill="auto"/>
            <w:noWrap/>
            <w:vAlign w:val="bottom"/>
            <w:hideMark/>
            <w:tcPrChange w:id="34" w:author="Fernandes, Richard" w:date="2021-08-20T14:26:00Z">
              <w:tcPr>
                <w:tcW w:w="0" w:type="auto"/>
                <w:tcBorders>
                  <w:top w:val="nil"/>
                  <w:left w:val="single" w:sz="4" w:space="0" w:color="auto"/>
                  <w:bottom w:val="nil"/>
                  <w:right w:val="single" w:sz="4" w:space="0" w:color="auto"/>
                </w:tcBorders>
                <w:shd w:val="clear" w:color="auto" w:fill="auto"/>
                <w:noWrap/>
                <w:vAlign w:val="bottom"/>
                <w:hideMark/>
              </w:tcPr>
            </w:tcPrChange>
          </w:tcPr>
          <w:p w14:paraId="1C3101E5"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Red Bay</w:t>
            </w:r>
          </w:p>
        </w:tc>
        <w:tc>
          <w:tcPr>
            <w:tcW w:w="0" w:type="auto"/>
            <w:tcBorders>
              <w:top w:val="nil"/>
              <w:left w:val="single" w:sz="4" w:space="0" w:color="auto"/>
              <w:bottom w:val="nil"/>
            </w:tcBorders>
            <w:shd w:val="clear" w:color="auto" w:fill="92D050"/>
            <w:noWrap/>
            <w:vAlign w:val="bottom"/>
            <w:hideMark/>
            <w:tcPrChange w:id="35" w:author="Fernandes, Richard" w:date="2021-08-20T14:26:00Z">
              <w:tcPr>
                <w:tcW w:w="0" w:type="auto"/>
                <w:tcBorders>
                  <w:top w:val="nil"/>
                  <w:left w:val="single" w:sz="4" w:space="0" w:color="auto"/>
                  <w:bottom w:val="nil"/>
                </w:tcBorders>
                <w:shd w:val="clear" w:color="auto" w:fill="92D050"/>
                <w:noWrap/>
                <w:vAlign w:val="bottom"/>
                <w:hideMark/>
              </w:tcPr>
            </w:tcPrChange>
          </w:tcPr>
          <w:p w14:paraId="1F227407"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0.122</w:t>
            </w:r>
          </w:p>
        </w:tc>
        <w:tc>
          <w:tcPr>
            <w:tcW w:w="0" w:type="auto"/>
            <w:tcBorders>
              <w:top w:val="nil"/>
              <w:bottom w:val="nil"/>
            </w:tcBorders>
            <w:shd w:val="clear" w:color="auto" w:fill="C6D9F1" w:themeFill="text2" w:themeFillTint="33"/>
            <w:noWrap/>
            <w:vAlign w:val="bottom"/>
            <w:hideMark/>
            <w:tcPrChange w:id="36" w:author="Fernandes, Richard" w:date="2021-08-20T14:26:00Z">
              <w:tcPr>
                <w:tcW w:w="0" w:type="auto"/>
                <w:tcBorders>
                  <w:top w:val="nil"/>
                  <w:bottom w:val="nil"/>
                </w:tcBorders>
                <w:shd w:val="clear" w:color="auto" w:fill="C6D9F1" w:themeFill="text2" w:themeFillTint="33"/>
                <w:noWrap/>
                <w:vAlign w:val="bottom"/>
                <w:hideMark/>
              </w:tcPr>
            </w:tcPrChange>
          </w:tcPr>
          <w:p w14:paraId="07C9EF1D"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0.44</w:t>
            </w:r>
          </w:p>
        </w:tc>
        <w:tc>
          <w:tcPr>
            <w:tcW w:w="0" w:type="auto"/>
            <w:tcBorders>
              <w:top w:val="nil"/>
              <w:bottom w:val="nil"/>
              <w:right w:val="single" w:sz="4" w:space="0" w:color="auto"/>
            </w:tcBorders>
            <w:shd w:val="clear" w:color="auto" w:fill="548DD4" w:themeFill="text2" w:themeFillTint="99"/>
            <w:noWrap/>
            <w:vAlign w:val="bottom"/>
            <w:hideMark/>
            <w:tcPrChange w:id="37" w:author="Fernandes, Richard" w:date="2021-08-20T14:26:00Z">
              <w:tcPr>
                <w:tcW w:w="0" w:type="auto"/>
                <w:tcBorders>
                  <w:top w:val="nil"/>
                  <w:bottom w:val="nil"/>
                  <w:right w:val="single" w:sz="4" w:space="0" w:color="auto"/>
                </w:tcBorders>
                <w:shd w:val="clear" w:color="auto" w:fill="548DD4" w:themeFill="text2" w:themeFillTint="99"/>
                <w:noWrap/>
                <w:vAlign w:val="bottom"/>
                <w:hideMark/>
              </w:tcPr>
            </w:tcPrChange>
          </w:tcPr>
          <w:p w14:paraId="68E6D25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0.67</w:t>
            </w:r>
          </w:p>
        </w:tc>
        <w:tc>
          <w:tcPr>
            <w:tcW w:w="0" w:type="auto"/>
            <w:tcBorders>
              <w:top w:val="nil"/>
              <w:left w:val="single" w:sz="4" w:space="0" w:color="auto"/>
              <w:bottom w:val="nil"/>
            </w:tcBorders>
            <w:shd w:val="clear" w:color="auto" w:fill="C6D9F1" w:themeFill="text2" w:themeFillTint="33"/>
            <w:noWrap/>
            <w:vAlign w:val="bottom"/>
            <w:hideMark/>
            <w:tcPrChange w:id="38" w:author="Fernandes, Richard" w:date="2021-08-20T14:26:00Z">
              <w:tcPr>
                <w:tcW w:w="0" w:type="auto"/>
                <w:tcBorders>
                  <w:top w:val="nil"/>
                  <w:left w:val="single" w:sz="4" w:space="0" w:color="auto"/>
                  <w:bottom w:val="nil"/>
                </w:tcBorders>
                <w:shd w:val="clear" w:color="auto" w:fill="C6D9F1" w:themeFill="text2" w:themeFillTint="33"/>
                <w:noWrap/>
                <w:vAlign w:val="bottom"/>
                <w:hideMark/>
              </w:tcPr>
            </w:tcPrChange>
          </w:tcPr>
          <w:p w14:paraId="7A207D9D" w14:textId="2F8A53DC"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0.126</w:t>
            </w:r>
          </w:p>
        </w:tc>
        <w:tc>
          <w:tcPr>
            <w:tcW w:w="0" w:type="auto"/>
            <w:tcBorders>
              <w:top w:val="nil"/>
              <w:left w:val="nil"/>
              <w:bottom w:val="nil"/>
            </w:tcBorders>
            <w:shd w:val="clear" w:color="auto" w:fill="C6D9F1" w:themeFill="text2" w:themeFillTint="33"/>
            <w:noWrap/>
            <w:vAlign w:val="bottom"/>
            <w:hideMark/>
            <w:tcPrChange w:id="39" w:author="Fernandes, Richard" w:date="2021-08-20T14:26:00Z">
              <w:tcPr>
                <w:tcW w:w="0" w:type="auto"/>
                <w:tcBorders>
                  <w:top w:val="nil"/>
                  <w:left w:val="nil"/>
                  <w:bottom w:val="nil"/>
                </w:tcBorders>
                <w:shd w:val="clear" w:color="auto" w:fill="C6D9F1" w:themeFill="text2" w:themeFillTint="33"/>
                <w:noWrap/>
                <w:vAlign w:val="bottom"/>
                <w:hideMark/>
              </w:tcPr>
            </w:tcPrChange>
          </w:tcPr>
          <w:p w14:paraId="4B7FF5B5"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0.44</w:t>
            </w:r>
          </w:p>
        </w:tc>
        <w:tc>
          <w:tcPr>
            <w:tcW w:w="0" w:type="auto"/>
            <w:tcBorders>
              <w:top w:val="nil"/>
              <w:bottom w:val="nil"/>
              <w:right w:val="single" w:sz="4" w:space="0" w:color="auto"/>
            </w:tcBorders>
            <w:shd w:val="clear" w:color="auto" w:fill="548DD4" w:themeFill="text2" w:themeFillTint="99"/>
            <w:noWrap/>
            <w:vAlign w:val="bottom"/>
            <w:hideMark/>
            <w:tcPrChange w:id="40" w:author="Fernandes, Richard" w:date="2021-08-20T14:26:00Z">
              <w:tcPr>
                <w:tcW w:w="0" w:type="auto"/>
                <w:tcBorders>
                  <w:top w:val="nil"/>
                  <w:bottom w:val="nil"/>
                  <w:right w:val="single" w:sz="4" w:space="0" w:color="auto"/>
                </w:tcBorders>
                <w:shd w:val="clear" w:color="auto" w:fill="548DD4" w:themeFill="text2" w:themeFillTint="99"/>
                <w:noWrap/>
                <w:vAlign w:val="bottom"/>
                <w:hideMark/>
              </w:tcPr>
            </w:tcPrChange>
          </w:tcPr>
          <w:p w14:paraId="0701FC65"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0.67</w:t>
            </w:r>
          </w:p>
        </w:tc>
        <w:tc>
          <w:tcPr>
            <w:tcW w:w="0" w:type="auto"/>
            <w:tcBorders>
              <w:top w:val="nil"/>
              <w:left w:val="single" w:sz="4" w:space="0" w:color="auto"/>
              <w:bottom w:val="nil"/>
            </w:tcBorders>
            <w:shd w:val="clear" w:color="000000" w:fill="FFC000"/>
            <w:noWrap/>
            <w:vAlign w:val="bottom"/>
            <w:hideMark/>
            <w:tcPrChange w:id="41" w:author="Fernandes, Richard" w:date="2021-08-20T14:26:00Z">
              <w:tcPr>
                <w:tcW w:w="0" w:type="auto"/>
                <w:tcBorders>
                  <w:top w:val="nil"/>
                  <w:left w:val="single" w:sz="4" w:space="0" w:color="auto"/>
                  <w:bottom w:val="nil"/>
                </w:tcBorders>
                <w:shd w:val="clear" w:color="000000" w:fill="FFC000"/>
                <w:noWrap/>
                <w:vAlign w:val="bottom"/>
                <w:hideMark/>
              </w:tcPr>
            </w:tcPrChange>
          </w:tcPr>
          <w:p w14:paraId="723C67C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0.499</w:t>
            </w:r>
          </w:p>
        </w:tc>
        <w:tc>
          <w:tcPr>
            <w:tcW w:w="0" w:type="auto"/>
            <w:tcBorders>
              <w:top w:val="nil"/>
              <w:bottom w:val="nil"/>
            </w:tcBorders>
            <w:shd w:val="clear" w:color="000000" w:fill="FFC000"/>
            <w:noWrap/>
            <w:vAlign w:val="bottom"/>
            <w:hideMark/>
            <w:tcPrChange w:id="42" w:author="Fernandes, Richard" w:date="2021-08-20T14:26:00Z">
              <w:tcPr>
                <w:tcW w:w="0" w:type="auto"/>
                <w:tcBorders>
                  <w:top w:val="nil"/>
                  <w:bottom w:val="nil"/>
                </w:tcBorders>
                <w:shd w:val="clear" w:color="000000" w:fill="FFC000"/>
                <w:noWrap/>
                <w:vAlign w:val="bottom"/>
                <w:hideMark/>
              </w:tcPr>
            </w:tcPrChange>
          </w:tcPr>
          <w:p w14:paraId="1266739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0.47</w:t>
            </w:r>
          </w:p>
        </w:tc>
        <w:tc>
          <w:tcPr>
            <w:tcW w:w="0" w:type="auto"/>
            <w:tcBorders>
              <w:top w:val="nil"/>
              <w:left w:val="nil"/>
              <w:bottom w:val="nil"/>
              <w:right w:val="single" w:sz="4" w:space="0" w:color="auto"/>
            </w:tcBorders>
            <w:shd w:val="clear" w:color="auto" w:fill="548DD4" w:themeFill="text2" w:themeFillTint="99"/>
            <w:noWrap/>
            <w:vAlign w:val="bottom"/>
            <w:hideMark/>
            <w:tcPrChange w:id="43" w:author="Fernandes, Richard" w:date="2021-08-20T14:26:00Z">
              <w:tcPr>
                <w:tcW w:w="0" w:type="auto"/>
                <w:tcBorders>
                  <w:top w:val="nil"/>
                  <w:left w:val="nil"/>
                  <w:bottom w:val="nil"/>
                  <w:right w:val="single" w:sz="4" w:space="0" w:color="auto"/>
                </w:tcBorders>
                <w:shd w:val="clear" w:color="auto" w:fill="548DD4" w:themeFill="text2" w:themeFillTint="99"/>
                <w:noWrap/>
                <w:vAlign w:val="bottom"/>
                <w:hideMark/>
              </w:tcPr>
            </w:tcPrChange>
          </w:tcPr>
          <w:p w14:paraId="7F6D6582"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0.63</w:t>
            </w:r>
          </w:p>
        </w:tc>
        <w:tc>
          <w:tcPr>
            <w:tcW w:w="0" w:type="auto"/>
            <w:tcBorders>
              <w:top w:val="nil"/>
              <w:left w:val="single" w:sz="4" w:space="0" w:color="auto"/>
              <w:bottom w:val="nil"/>
            </w:tcBorders>
            <w:shd w:val="clear" w:color="auto" w:fill="4F81BD" w:themeFill="accent1"/>
            <w:noWrap/>
            <w:vAlign w:val="bottom"/>
            <w:hideMark/>
            <w:tcPrChange w:id="44" w:author="Fernandes, Richard" w:date="2021-08-20T14:26:00Z">
              <w:tcPr>
                <w:tcW w:w="0" w:type="auto"/>
                <w:tcBorders>
                  <w:top w:val="nil"/>
                  <w:left w:val="single" w:sz="4" w:space="0" w:color="auto"/>
                  <w:bottom w:val="nil"/>
                </w:tcBorders>
                <w:shd w:val="clear" w:color="auto" w:fill="548DD4" w:themeFill="text2" w:themeFillTint="99"/>
                <w:noWrap/>
                <w:vAlign w:val="bottom"/>
                <w:hideMark/>
              </w:tcPr>
            </w:tcPrChange>
          </w:tcPr>
          <w:p w14:paraId="22DC1D85" w14:textId="6B5F3061" w:rsidR="00B95223" w:rsidRPr="00B5468B" w:rsidRDefault="00B95223" w:rsidP="00DE4071">
            <w:pPr>
              <w:spacing w:line="240" w:lineRule="auto"/>
              <w:rPr>
                <w:rFonts w:asciiTheme="majorHAnsi" w:eastAsia="Times New Roman" w:hAnsiTheme="majorHAnsi" w:cstheme="majorHAnsi"/>
                <w:color w:val="000000"/>
                <w:sz w:val="20"/>
                <w:szCs w:val="20"/>
                <w:lang w:val="en-CA"/>
              </w:rPr>
              <w:pPrChange w:id="45" w:author="Fernandes, Richard" w:date="2021-08-20T14:26:00Z">
                <w:pPr>
                  <w:spacing w:line="240" w:lineRule="auto"/>
                </w:pPr>
              </w:pPrChange>
            </w:pPr>
            <w:del w:id="46" w:author="Fernandes, Richard" w:date="2021-08-20T14:20:00Z">
              <w:r w:rsidRPr="00B5468B" w:rsidDel="00DE4071">
                <w:rPr>
                  <w:rFonts w:ascii="Calibri" w:hAnsi="Calibri"/>
                  <w:color w:val="000000"/>
                  <w:sz w:val="20"/>
                  <w:szCs w:val="20"/>
                </w:rPr>
                <w:delText>0.25</w:delText>
              </w:r>
            </w:del>
            <w:ins w:id="47" w:author="Fernandes, Richard" w:date="2021-08-20T14:26:00Z">
              <w:r w:rsidR="00DE4071">
                <w:rPr>
                  <w:rFonts w:ascii="Calibri" w:hAnsi="Calibri"/>
                  <w:color w:val="000000"/>
                  <w:sz w:val="20"/>
                  <w:szCs w:val="20"/>
                </w:rPr>
                <w:t>0.25</w:t>
              </w:r>
            </w:ins>
          </w:p>
        </w:tc>
        <w:tc>
          <w:tcPr>
            <w:tcW w:w="0" w:type="auto"/>
            <w:tcBorders>
              <w:top w:val="nil"/>
              <w:bottom w:val="nil"/>
            </w:tcBorders>
            <w:shd w:val="clear" w:color="auto" w:fill="548DD4" w:themeFill="text2" w:themeFillTint="99"/>
            <w:noWrap/>
            <w:vAlign w:val="bottom"/>
            <w:hideMark/>
            <w:tcPrChange w:id="48" w:author="Fernandes, Richard" w:date="2021-08-20T14:26:00Z">
              <w:tcPr>
                <w:tcW w:w="0" w:type="auto"/>
                <w:tcBorders>
                  <w:top w:val="nil"/>
                  <w:bottom w:val="nil"/>
                </w:tcBorders>
                <w:shd w:val="clear" w:color="auto" w:fill="548DD4" w:themeFill="text2" w:themeFillTint="99"/>
                <w:noWrap/>
                <w:vAlign w:val="bottom"/>
                <w:hideMark/>
              </w:tcPr>
            </w:tcPrChange>
          </w:tcPr>
          <w:p w14:paraId="7165435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0.63</w:t>
            </w:r>
          </w:p>
        </w:tc>
        <w:tc>
          <w:tcPr>
            <w:tcW w:w="0" w:type="auto"/>
            <w:tcBorders>
              <w:top w:val="nil"/>
              <w:bottom w:val="nil"/>
              <w:right w:val="single" w:sz="4" w:space="0" w:color="auto"/>
            </w:tcBorders>
            <w:shd w:val="clear" w:color="auto" w:fill="548DD4" w:themeFill="text2" w:themeFillTint="99"/>
            <w:noWrap/>
            <w:vAlign w:val="bottom"/>
            <w:hideMark/>
            <w:tcPrChange w:id="49" w:author="Fernandes, Richard" w:date="2021-08-20T14:26:00Z">
              <w:tcPr>
                <w:tcW w:w="0" w:type="auto"/>
                <w:tcBorders>
                  <w:top w:val="nil"/>
                  <w:bottom w:val="nil"/>
                  <w:right w:val="single" w:sz="4" w:space="0" w:color="auto"/>
                </w:tcBorders>
                <w:shd w:val="clear" w:color="auto" w:fill="548DD4" w:themeFill="text2" w:themeFillTint="99"/>
                <w:noWrap/>
                <w:vAlign w:val="bottom"/>
                <w:hideMark/>
              </w:tcPr>
            </w:tcPrChange>
          </w:tcPr>
          <w:p w14:paraId="54D65500"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0.72</w:t>
            </w:r>
          </w:p>
        </w:tc>
      </w:tr>
      <w:tr w:rsidR="00B11154" w:rsidRPr="007B597C" w14:paraId="7782E18D" w14:textId="77777777" w:rsidTr="00DE4071">
        <w:tblPrEx>
          <w:tblW w:w="0" w:type="auto"/>
          <w:tblPrExChange w:id="50" w:author="Fernandes, Richard" w:date="2021-08-20T14:27:00Z">
            <w:tblPrEx>
              <w:tblW w:w="0" w:type="auto"/>
            </w:tblPrEx>
          </w:tblPrExChange>
        </w:tblPrEx>
        <w:trPr>
          <w:trHeight w:val="300"/>
          <w:trPrChange w:id="51" w:author="Fernandes, Richard" w:date="2021-08-20T14:27:00Z">
            <w:trPr>
              <w:trHeight w:val="300"/>
            </w:trPr>
          </w:trPrChange>
        </w:trPr>
        <w:tc>
          <w:tcPr>
            <w:tcW w:w="0" w:type="auto"/>
            <w:tcBorders>
              <w:top w:val="nil"/>
              <w:left w:val="single" w:sz="4" w:space="0" w:color="auto"/>
              <w:bottom w:val="single" w:sz="4" w:space="0" w:color="auto"/>
              <w:right w:val="single" w:sz="4" w:space="0" w:color="auto"/>
            </w:tcBorders>
            <w:shd w:val="clear" w:color="auto" w:fill="auto"/>
            <w:noWrap/>
            <w:vAlign w:val="bottom"/>
            <w:hideMark/>
            <w:tcPrChange w:id="52" w:author="Fernandes, Richard" w:date="2021-08-20T14:27:00Z">
              <w:tcPr>
                <w:tcW w:w="0" w:type="auto"/>
                <w:tcBorders>
                  <w:top w:val="nil"/>
                  <w:left w:val="single" w:sz="4" w:space="0" w:color="auto"/>
                  <w:bottom w:val="single" w:sz="4" w:space="0" w:color="auto"/>
                  <w:right w:val="single" w:sz="4" w:space="0" w:color="auto"/>
                </w:tcBorders>
                <w:shd w:val="clear" w:color="auto" w:fill="auto"/>
                <w:noWrap/>
                <w:vAlign w:val="bottom"/>
                <w:hideMark/>
              </w:tcPr>
            </w:tcPrChange>
          </w:tcPr>
          <w:p w14:paraId="19B32BD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Eagle Plain</w:t>
            </w:r>
          </w:p>
        </w:tc>
        <w:tc>
          <w:tcPr>
            <w:tcW w:w="0" w:type="auto"/>
            <w:tcBorders>
              <w:top w:val="nil"/>
              <w:left w:val="single" w:sz="4" w:space="0" w:color="auto"/>
              <w:bottom w:val="single" w:sz="4" w:space="0" w:color="auto"/>
            </w:tcBorders>
            <w:shd w:val="clear" w:color="auto" w:fill="C6D9F1" w:themeFill="text2" w:themeFillTint="33"/>
            <w:noWrap/>
            <w:vAlign w:val="bottom"/>
            <w:hideMark/>
            <w:tcPrChange w:id="53" w:author="Fernandes, Richard" w:date="2021-08-20T14:27:00Z">
              <w:tcPr>
                <w:tcW w:w="0" w:type="auto"/>
                <w:tcBorders>
                  <w:top w:val="nil"/>
                  <w:left w:val="single" w:sz="4" w:space="0" w:color="auto"/>
                  <w:bottom w:val="single" w:sz="4" w:space="0" w:color="auto"/>
                </w:tcBorders>
                <w:shd w:val="clear" w:color="auto" w:fill="C6D9F1" w:themeFill="text2" w:themeFillTint="33"/>
                <w:noWrap/>
                <w:vAlign w:val="bottom"/>
                <w:hideMark/>
              </w:tcPr>
            </w:tcPrChange>
          </w:tcPr>
          <w:p w14:paraId="09A4B03E"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0.031</w:t>
            </w:r>
          </w:p>
        </w:tc>
        <w:tc>
          <w:tcPr>
            <w:tcW w:w="0" w:type="auto"/>
            <w:tcBorders>
              <w:top w:val="nil"/>
              <w:bottom w:val="single" w:sz="4" w:space="0" w:color="auto"/>
            </w:tcBorders>
            <w:shd w:val="clear" w:color="auto" w:fill="92D050"/>
            <w:noWrap/>
            <w:vAlign w:val="bottom"/>
            <w:hideMark/>
            <w:tcPrChange w:id="54" w:author="Fernandes, Richard" w:date="2021-08-20T14:27:00Z">
              <w:tcPr>
                <w:tcW w:w="0" w:type="auto"/>
                <w:tcBorders>
                  <w:top w:val="nil"/>
                  <w:bottom w:val="single" w:sz="4" w:space="0" w:color="auto"/>
                </w:tcBorders>
                <w:shd w:val="clear" w:color="auto" w:fill="92D050"/>
                <w:noWrap/>
                <w:vAlign w:val="bottom"/>
                <w:hideMark/>
              </w:tcPr>
            </w:tcPrChange>
          </w:tcPr>
          <w:p w14:paraId="0E0A00A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0.88</w:t>
            </w:r>
          </w:p>
        </w:tc>
        <w:tc>
          <w:tcPr>
            <w:tcW w:w="0" w:type="auto"/>
            <w:tcBorders>
              <w:top w:val="nil"/>
              <w:bottom w:val="single" w:sz="4" w:space="0" w:color="auto"/>
              <w:right w:val="single" w:sz="4" w:space="0" w:color="auto"/>
            </w:tcBorders>
            <w:shd w:val="clear" w:color="auto" w:fill="548DD4" w:themeFill="text2" w:themeFillTint="99"/>
            <w:noWrap/>
            <w:vAlign w:val="bottom"/>
            <w:hideMark/>
            <w:tcPrChange w:id="55" w:author="Fernandes, Richard" w:date="2021-08-20T14:27:00Z">
              <w:tcPr>
                <w:tcW w:w="0" w:type="auto"/>
                <w:tcBorders>
                  <w:top w:val="nil"/>
                  <w:bottom w:val="single" w:sz="4" w:space="0" w:color="auto"/>
                  <w:right w:val="single" w:sz="4" w:space="0" w:color="auto"/>
                </w:tcBorders>
                <w:shd w:val="clear" w:color="auto" w:fill="548DD4" w:themeFill="text2" w:themeFillTint="99"/>
                <w:noWrap/>
                <w:vAlign w:val="bottom"/>
                <w:hideMark/>
              </w:tcPr>
            </w:tcPrChange>
          </w:tcPr>
          <w:p w14:paraId="30C80779"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0.32</w:t>
            </w:r>
          </w:p>
        </w:tc>
        <w:tc>
          <w:tcPr>
            <w:tcW w:w="0" w:type="auto"/>
            <w:tcBorders>
              <w:top w:val="nil"/>
              <w:left w:val="single" w:sz="4" w:space="0" w:color="auto"/>
              <w:bottom w:val="single" w:sz="4" w:space="0" w:color="auto"/>
            </w:tcBorders>
            <w:shd w:val="clear" w:color="auto" w:fill="C6D9F1" w:themeFill="text2" w:themeFillTint="33"/>
            <w:noWrap/>
            <w:vAlign w:val="bottom"/>
            <w:hideMark/>
            <w:tcPrChange w:id="56" w:author="Fernandes, Richard" w:date="2021-08-20T14:27:00Z">
              <w:tcPr>
                <w:tcW w:w="0" w:type="auto"/>
                <w:tcBorders>
                  <w:top w:val="nil"/>
                  <w:left w:val="single" w:sz="4" w:space="0" w:color="auto"/>
                  <w:bottom w:val="single" w:sz="4" w:space="0" w:color="auto"/>
                </w:tcBorders>
                <w:shd w:val="clear" w:color="auto" w:fill="C6D9F1" w:themeFill="text2" w:themeFillTint="33"/>
                <w:noWrap/>
                <w:vAlign w:val="bottom"/>
                <w:hideMark/>
              </w:tcPr>
            </w:tcPrChange>
          </w:tcPr>
          <w:p w14:paraId="04D369A7"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0.030</w:t>
            </w:r>
          </w:p>
        </w:tc>
        <w:tc>
          <w:tcPr>
            <w:tcW w:w="0" w:type="auto"/>
            <w:tcBorders>
              <w:top w:val="nil"/>
              <w:left w:val="nil"/>
              <w:bottom w:val="single" w:sz="4" w:space="0" w:color="auto"/>
            </w:tcBorders>
            <w:shd w:val="clear" w:color="auto" w:fill="92D050"/>
            <w:noWrap/>
            <w:vAlign w:val="bottom"/>
            <w:hideMark/>
            <w:tcPrChange w:id="57" w:author="Fernandes, Richard" w:date="2021-08-20T14:27:00Z">
              <w:tcPr>
                <w:tcW w:w="0" w:type="auto"/>
                <w:tcBorders>
                  <w:top w:val="nil"/>
                  <w:left w:val="nil"/>
                  <w:bottom w:val="single" w:sz="4" w:space="0" w:color="auto"/>
                </w:tcBorders>
                <w:shd w:val="clear" w:color="auto" w:fill="92D050"/>
                <w:noWrap/>
                <w:vAlign w:val="bottom"/>
                <w:hideMark/>
              </w:tcPr>
            </w:tcPrChange>
          </w:tcPr>
          <w:p w14:paraId="3D88E417"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0.88</w:t>
            </w:r>
          </w:p>
        </w:tc>
        <w:tc>
          <w:tcPr>
            <w:tcW w:w="0" w:type="auto"/>
            <w:tcBorders>
              <w:top w:val="nil"/>
              <w:bottom w:val="single" w:sz="4" w:space="0" w:color="auto"/>
            </w:tcBorders>
            <w:shd w:val="clear" w:color="auto" w:fill="548DD4" w:themeFill="text2" w:themeFillTint="99"/>
            <w:noWrap/>
            <w:vAlign w:val="bottom"/>
            <w:hideMark/>
            <w:tcPrChange w:id="58" w:author="Fernandes, Richard" w:date="2021-08-20T14:27:00Z">
              <w:tcPr>
                <w:tcW w:w="0" w:type="auto"/>
                <w:tcBorders>
                  <w:top w:val="nil"/>
                  <w:bottom w:val="single" w:sz="4" w:space="0" w:color="auto"/>
                </w:tcBorders>
                <w:shd w:val="clear" w:color="auto" w:fill="548DD4" w:themeFill="text2" w:themeFillTint="99"/>
                <w:noWrap/>
                <w:vAlign w:val="bottom"/>
                <w:hideMark/>
              </w:tcPr>
            </w:tcPrChange>
          </w:tcPr>
          <w:p w14:paraId="47A3179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0.32</w:t>
            </w:r>
          </w:p>
        </w:tc>
        <w:tc>
          <w:tcPr>
            <w:tcW w:w="0" w:type="auto"/>
            <w:tcBorders>
              <w:top w:val="nil"/>
              <w:bottom w:val="single" w:sz="4" w:space="0" w:color="auto"/>
            </w:tcBorders>
            <w:shd w:val="clear" w:color="auto" w:fill="92D050"/>
            <w:noWrap/>
            <w:vAlign w:val="bottom"/>
            <w:hideMark/>
            <w:tcPrChange w:id="59" w:author="Fernandes, Richard" w:date="2021-08-20T14:27:00Z">
              <w:tcPr>
                <w:tcW w:w="0" w:type="auto"/>
                <w:tcBorders>
                  <w:top w:val="nil"/>
                  <w:bottom w:val="single" w:sz="4" w:space="0" w:color="auto"/>
                </w:tcBorders>
                <w:shd w:val="clear" w:color="auto" w:fill="92D050"/>
                <w:noWrap/>
                <w:vAlign w:val="bottom"/>
                <w:hideMark/>
              </w:tcPr>
            </w:tcPrChange>
          </w:tcPr>
          <w:p w14:paraId="56CC5EB5"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Calibri" w:hAnsi="Calibri"/>
                <w:color w:val="000000"/>
                <w:sz w:val="20"/>
                <w:szCs w:val="20"/>
              </w:rPr>
              <w:t>0.099</w:t>
            </w:r>
          </w:p>
        </w:tc>
        <w:tc>
          <w:tcPr>
            <w:tcW w:w="0" w:type="auto"/>
            <w:tcBorders>
              <w:top w:val="nil"/>
              <w:bottom w:val="single" w:sz="4" w:space="0" w:color="auto"/>
            </w:tcBorders>
            <w:shd w:val="clear" w:color="auto" w:fill="92D050"/>
            <w:noWrap/>
            <w:vAlign w:val="bottom"/>
            <w:hideMark/>
            <w:tcPrChange w:id="60" w:author="Fernandes, Richard" w:date="2021-08-20T14:27:00Z">
              <w:tcPr>
                <w:tcW w:w="0" w:type="auto"/>
                <w:tcBorders>
                  <w:top w:val="nil"/>
                  <w:bottom w:val="single" w:sz="4" w:space="0" w:color="auto"/>
                </w:tcBorders>
                <w:shd w:val="clear" w:color="auto" w:fill="92D050"/>
                <w:noWrap/>
                <w:vAlign w:val="bottom"/>
                <w:hideMark/>
              </w:tcPr>
            </w:tcPrChange>
          </w:tcPr>
          <w:p w14:paraId="795A2CB4"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0.88</w:t>
            </w:r>
          </w:p>
        </w:tc>
        <w:tc>
          <w:tcPr>
            <w:tcW w:w="0" w:type="auto"/>
            <w:tcBorders>
              <w:top w:val="nil"/>
              <w:left w:val="nil"/>
              <w:bottom w:val="single" w:sz="4" w:space="0" w:color="auto"/>
              <w:right w:val="single" w:sz="4" w:space="0" w:color="auto"/>
            </w:tcBorders>
            <w:shd w:val="clear" w:color="auto" w:fill="548DD4" w:themeFill="text2" w:themeFillTint="99"/>
            <w:noWrap/>
            <w:vAlign w:val="bottom"/>
            <w:hideMark/>
            <w:tcPrChange w:id="61" w:author="Fernandes, Richard" w:date="2021-08-20T14:27:00Z">
              <w:tcPr>
                <w:tcW w:w="0" w:type="auto"/>
                <w:tcBorders>
                  <w:top w:val="nil"/>
                  <w:left w:val="nil"/>
                  <w:bottom w:val="single" w:sz="4" w:space="0" w:color="auto"/>
                  <w:right w:val="single" w:sz="4" w:space="0" w:color="auto"/>
                </w:tcBorders>
                <w:shd w:val="clear" w:color="auto" w:fill="548DD4" w:themeFill="text2" w:themeFillTint="99"/>
                <w:noWrap/>
                <w:vAlign w:val="bottom"/>
                <w:hideMark/>
              </w:tcPr>
            </w:tcPrChange>
          </w:tcPr>
          <w:p w14:paraId="1371E543"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0.27</w:t>
            </w:r>
          </w:p>
        </w:tc>
        <w:tc>
          <w:tcPr>
            <w:tcW w:w="0" w:type="auto"/>
            <w:tcBorders>
              <w:top w:val="nil"/>
              <w:left w:val="single" w:sz="4" w:space="0" w:color="auto"/>
              <w:bottom w:val="single" w:sz="4" w:space="0" w:color="auto"/>
            </w:tcBorders>
            <w:shd w:val="clear" w:color="auto" w:fill="B8CCE4" w:themeFill="accent1" w:themeFillTint="66"/>
            <w:noWrap/>
            <w:vAlign w:val="bottom"/>
            <w:hideMark/>
            <w:tcPrChange w:id="62" w:author="Fernandes, Richard" w:date="2021-08-20T14:27:00Z">
              <w:tcPr>
                <w:tcW w:w="0" w:type="auto"/>
                <w:tcBorders>
                  <w:top w:val="nil"/>
                  <w:left w:val="single" w:sz="4" w:space="0" w:color="auto"/>
                  <w:bottom w:val="single" w:sz="4" w:space="0" w:color="auto"/>
                </w:tcBorders>
                <w:shd w:val="clear" w:color="auto" w:fill="92D050"/>
                <w:noWrap/>
                <w:vAlign w:val="bottom"/>
                <w:hideMark/>
              </w:tcPr>
            </w:tcPrChange>
          </w:tcPr>
          <w:p w14:paraId="1374F629" w14:textId="18BD8F0E" w:rsidR="00B95223" w:rsidRPr="00B5468B" w:rsidRDefault="00B95223" w:rsidP="00C15136">
            <w:pPr>
              <w:spacing w:line="240" w:lineRule="auto"/>
              <w:rPr>
                <w:rFonts w:asciiTheme="majorHAnsi" w:eastAsia="Times New Roman" w:hAnsiTheme="majorHAnsi" w:cstheme="majorHAnsi"/>
                <w:color w:val="000000"/>
                <w:sz w:val="20"/>
                <w:szCs w:val="20"/>
                <w:lang w:val="en-CA"/>
              </w:rPr>
            </w:pPr>
            <w:del w:id="63" w:author="Fernandes, Richard" w:date="2021-08-20T14:26:00Z">
              <w:r w:rsidRPr="00B5468B" w:rsidDel="00DE4071">
                <w:rPr>
                  <w:rFonts w:ascii="Calibri" w:hAnsi="Calibri"/>
                  <w:color w:val="000000"/>
                  <w:sz w:val="20"/>
                  <w:szCs w:val="20"/>
                </w:rPr>
                <w:delText>0.10</w:delText>
              </w:r>
            </w:del>
            <w:ins w:id="64" w:author="Fernandes, Richard" w:date="2021-08-20T14:26:00Z">
              <w:r w:rsidR="00DE4071">
                <w:rPr>
                  <w:rFonts w:ascii="Calibri" w:hAnsi="Calibri"/>
                  <w:color w:val="000000"/>
                  <w:sz w:val="20"/>
                  <w:szCs w:val="20"/>
                </w:rPr>
                <w:t>0.49</w:t>
              </w:r>
            </w:ins>
          </w:p>
        </w:tc>
        <w:tc>
          <w:tcPr>
            <w:tcW w:w="0" w:type="auto"/>
            <w:tcBorders>
              <w:top w:val="nil"/>
              <w:bottom w:val="single" w:sz="4" w:space="0" w:color="auto"/>
            </w:tcBorders>
            <w:shd w:val="clear" w:color="auto" w:fill="B8CCE4" w:themeFill="accent1" w:themeFillTint="66"/>
            <w:noWrap/>
            <w:vAlign w:val="bottom"/>
            <w:hideMark/>
            <w:tcPrChange w:id="65" w:author="Fernandes, Richard" w:date="2021-08-20T14:27:00Z">
              <w:tcPr>
                <w:tcW w:w="0" w:type="auto"/>
                <w:tcBorders>
                  <w:top w:val="nil"/>
                  <w:bottom w:val="single" w:sz="4" w:space="0" w:color="auto"/>
                </w:tcBorders>
                <w:shd w:val="clear" w:color="auto" w:fill="92D050"/>
                <w:noWrap/>
                <w:vAlign w:val="bottom"/>
                <w:hideMark/>
              </w:tcPr>
            </w:tcPrChange>
          </w:tcPr>
          <w:p w14:paraId="09144CED"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0.30</w:t>
            </w:r>
          </w:p>
        </w:tc>
        <w:tc>
          <w:tcPr>
            <w:tcW w:w="0" w:type="auto"/>
            <w:tcBorders>
              <w:top w:val="nil"/>
              <w:bottom w:val="single" w:sz="4" w:space="0" w:color="auto"/>
              <w:right w:val="single" w:sz="4" w:space="0" w:color="auto"/>
            </w:tcBorders>
            <w:shd w:val="clear" w:color="auto" w:fill="548DD4" w:themeFill="text2" w:themeFillTint="99"/>
            <w:noWrap/>
            <w:vAlign w:val="bottom"/>
            <w:hideMark/>
            <w:tcPrChange w:id="66" w:author="Fernandes, Richard" w:date="2021-08-20T14:27:00Z">
              <w:tcPr>
                <w:tcW w:w="0" w:type="auto"/>
                <w:tcBorders>
                  <w:top w:val="nil"/>
                  <w:bottom w:val="single" w:sz="4" w:space="0" w:color="auto"/>
                  <w:right w:val="single" w:sz="4" w:space="0" w:color="auto"/>
                </w:tcBorders>
                <w:shd w:val="clear" w:color="auto" w:fill="548DD4" w:themeFill="text2" w:themeFillTint="99"/>
                <w:noWrap/>
                <w:vAlign w:val="bottom"/>
                <w:hideMark/>
              </w:tcPr>
            </w:tcPrChange>
          </w:tcPr>
          <w:p w14:paraId="6AD7E541" w14:textId="77777777" w:rsidR="00B95223" w:rsidRPr="00B5468B" w:rsidRDefault="00B95223" w:rsidP="00C15136">
            <w:pPr>
              <w:spacing w:line="240" w:lineRule="auto"/>
              <w:rPr>
                <w:rFonts w:asciiTheme="majorHAnsi" w:eastAsia="Times New Roman" w:hAnsiTheme="majorHAnsi" w:cstheme="majorHAnsi"/>
                <w:color w:val="000000"/>
                <w:sz w:val="20"/>
                <w:szCs w:val="20"/>
                <w:lang w:val="en-CA"/>
              </w:rPr>
            </w:pPr>
            <w:r w:rsidRPr="00B5468B">
              <w:rPr>
                <w:rFonts w:asciiTheme="majorHAnsi" w:eastAsia="Times New Roman" w:hAnsiTheme="majorHAnsi" w:cstheme="majorHAnsi"/>
                <w:color w:val="000000"/>
                <w:sz w:val="20"/>
                <w:szCs w:val="20"/>
                <w:lang w:val="en-CA"/>
              </w:rPr>
              <w:t>0.63</w:t>
            </w:r>
          </w:p>
        </w:tc>
      </w:tr>
    </w:tbl>
    <w:p w14:paraId="7313D0A3" w14:textId="77777777" w:rsidR="00B95223" w:rsidRDefault="00B95223" w:rsidP="00B95223">
      <w:pPr>
        <w:spacing w:line="240" w:lineRule="auto"/>
        <w:rPr>
          <w:rFonts w:asciiTheme="majorHAnsi" w:hAnsiTheme="majorHAnsi" w:cstheme="majorHAnsi"/>
        </w:rPr>
      </w:pPr>
    </w:p>
    <w:tbl>
      <w:tblPr>
        <w:tblW w:w="7414" w:type="dxa"/>
        <w:tblLook w:val="04A0" w:firstRow="1" w:lastRow="0" w:firstColumn="1" w:lastColumn="0" w:noHBand="0" w:noVBand="1"/>
      </w:tblPr>
      <w:tblGrid>
        <w:gridCol w:w="2197"/>
        <w:gridCol w:w="854"/>
        <w:gridCol w:w="1122"/>
        <w:gridCol w:w="713"/>
        <w:gridCol w:w="854"/>
        <w:gridCol w:w="961"/>
        <w:gridCol w:w="713"/>
      </w:tblGrid>
      <w:tr w:rsidR="00B95223" w:rsidRPr="007B597C" w14:paraId="5B79E140" w14:textId="77777777" w:rsidTr="00795EBF">
        <w:trPr>
          <w:trHeight w:val="265"/>
        </w:trPr>
        <w:tc>
          <w:tcPr>
            <w:tcW w:w="2197" w:type="dxa"/>
            <w:tcBorders>
              <w:top w:val="nil"/>
              <w:left w:val="nil"/>
              <w:bottom w:val="nil"/>
              <w:right w:val="nil"/>
            </w:tcBorders>
            <w:shd w:val="clear" w:color="auto" w:fill="auto"/>
            <w:noWrap/>
            <w:vAlign w:val="bottom"/>
            <w:hideMark/>
          </w:tcPr>
          <w:p w14:paraId="5A37E524" w14:textId="77777777" w:rsidR="00B95223" w:rsidRPr="00B5468B" w:rsidRDefault="00B95223" w:rsidP="00C15136">
            <w:pPr>
              <w:spacing w:line="240" w:lineRule="auto"/>
              <w:rPr>
                <w:rFonts w:ascii="Calibri" w:eastAsia="Times New Roman" w:hAnsi="Calibri" w:cs="Calibri"/>
                <w:color w:val="000000"/>
                <w:sz w:val="20"/>
                <w:szCs w:val="20"/>
                <w:lang w:val="en-CA"/>
              </w:rPr>
            </w:pPr>
          </w:p>
        </w:tc>
        <w:tc>
          <w:tcPr>
            <w:tcW w:w="854" w:type="dxa"/>
            <w:tcBorders>
              <w:top w:val="nil"/>
              <w:left w:val="nil"/>
              <w:bottom w:val="nil"/>
              <w:right w:val="nil"/>
            </w:tcBorders>
            <w:shd w:val="clear" w:color="auto" w:fill="0070C0"/>
            <w:noWrap/>
            <w:vAlign w:val="bottom"/>
            <w:hideMark/>
          </w:tcPr>
          <w:p w14:paraId="2D5E6D85"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R1-10</w:t>
            </w:r>
          </w:p>
        </w:tc>
        <w:tc>
          <w:tcPr>
            <w:tcW w:w="1122" w:type="dxa"/>
            <w:tcBorders>
              <w:top w:val="nil"/>
              <w:left w:val="nil"/>
              <w:bottom w:val="nil"/>
              <w:right w:val="nil"/>
            </w:tcBorders>
            <w:shd w:val="clear" w:color="auto" w:fill="DBE5F1" w:themeFill="accent1" w:themeFillTint="33"/>
            <w:noWrap/>
            <w:vAlign w:val="bottom"/>
            <w:hideMark/>
          </w:tcPr>
          <w:p w14:paraId="1A9C602F"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R2-10</w:t>
            </w:r>
          </w:p>
        </w:tc>
        <w:tc>
          <w:tcPr>
            <w:tcW w:w="713" w:type="dxa"/>
            <w:tcBorders>
              <w:top w:val="nil"/>
              <w:left w:val="nil"/>
              <w:bottom w:val="nil"/>
              <w:right w:val="nil"/>
            </w:tcBorders>
            <w:shd w:val="clear" w:color="auto" w:fill="E36C0A" w:themeFill="accent6" w:themeFillShade="BF"/>
            <w:noWrap/>
            <w:vAlign w:val="bottom"/>
            <w:hideMark/>
          </w:tcPr>
          <w:p w14:paraId="7C22AEE2"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D1-10</w:t>
            </w:r>
          </w:p>
        </w:tc>
        <w:tc>
          <w:tcPr>
            <w:tcW w:w="854" w:type="dxa"/>
            <w:tcBorders>
              <w:top w:val="nil"/>
              <w:left w:val="nil"/>
              <w:bottom w:val="nil"/>
              <w:right w:val="nil"/>
            </w:tcBorders>
            <w:shd w:val="clear" w:color="000000" w:fill="FFC000"/>
            <w:noWrap/>
            <w:vAlign w:val="bottom"/>
            <w:hideMark/>
          </w:tcPr>
          <w:p w14:paraId="599BFCB3"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D2-10</w:t>
            </w:r>
          </w:p>
        </w:tc>
        <w:tc>
          <w:tcPr>
            <w:tcW w:w="961" w:type="dxa"/>
            <w:tcBorders>
              <w:top w:val="nil"/>
              <w:left w:val="nil"/>
              <w:bottom w:val="nil"/>
              <w:right w:val="nil"/>
            </w:tcBorders>
            <w:shd w:val="clear" w:color="auto" w:fill="92D050"/>
            <w:noWrap/>
            <w:vAlign w:val="bottom"/>
            <w:hideMark/>
          </w:tcPr>
          <w:p w14:paraId="503A4EBF"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D3-10</w:t>
            </w:r>
          </w:p>
        </w:tc>
        <w:tc>
          <w:tcPr>
            <w:tcW w:w="713" w:type="dxa"/>
            <w:tcBorders>
              <w:top w:val="nil"/>
              <w:left w:val="nil"/>
              <w:bottom w:val="nil"/>
              <w:right w:val="nil"/>
            </w:tcBorders>
            <w:shd w:val="clear" w:color="auto" w:fill="D6E3BC" w:themeFill="accent3" w:themeFillTint="66"/>
            <w:noWrap/>
            <w:vAlign w:val="bottom"/>
            <w:hideMark/>
          </w:tcPr>
          <w:p w14:paraId="67EBC88E" w14:textId="77777777" w:rsidR="00B95223" w:rsidRPr="00B5468B" w:rsidRDefault="00B95223" w:rsidP="00C15136">
            <w:pPr>
              <w:spacing w:line="240" w:lineRule="auto"/>
              <w:rPr>
                <w:rFonts w:ascii="Calibri" w:eastAsia="Times New Roman" w:hAnsi="Calibri" w:cs="Calibri"/>
                <w:color w:val="000000"/>
                <w:sz w:val="20"/>
                <w:szCs w:val="20"/>
                <w:lang w:val="en-CA"/>
              </w:rPr>
            </w:pPr>
            <w:r w:rsidRPr="00B5468B">
              <w:rPr>
                <w:rFonts w:ascii="Calibri" w:eastAsia="Times New Roman" w:hAnsi="Calibri" w:cs="Calibri"/>
                <w:color w:val="000000"/>
                <w:sz w:val="20"/>
                <w:szCs w:val="20"/>
                <w:lang w:val="en-CA"/>
              </w:rPr>
              <w:t>D4-10</w:t>
            </w:r>
          </w:p>
        </w:tc>
      </w:tr>
    </w:tbl>
    <w:p w14:paraId="6DC34324" w14:textId="6A09AF95" w:rsidR="00B95223" w:rsidRDefault="00B95223" w:rsidP="00B95223">
      <w:pPr>
        <w:spacing w:line="360" w:lineRule="auto"/>
        <w:rPr>
          <w:rFonts w:asciiTheme="majorHAnsi" w:hAnsiTheme="majorHAnsi" w:cstheme="majorHAnsi"/>
        </w:rPr>
      </w:pPr>
    </w:p>
    <w:p w14:paraId="10A1CE02" w14:textId="77777777" w:rsidR="001C2B3F" w:rsidRDefault="001C2B3F" w:rsidP="00B95223">
      <w:pPr>
        <w:spacing w:line="360" w:lineRule="auto"/>
        <w:rPr>
          <w:rFonts w:asciiTheme="majorHAnsi" w:hAnsiTheme="majorHAnsi" w:cstheme="majorHAnsi"/>
        </w:rPr>
      </w:pPr>
    </w:p>
    <w:p w14:paraId="07686580" w14:textId="77777777" w:rsidR="00C15136" w:rsidRDefault="00C15136" w:rsidP="00795EBF">
      <w:pPr>
        <w:pStyle w:val="Heading2"/>
      </w:pPr>
      <w:r>
        <w:t>Relationship between Spatial Similarity and Thematic Uncertainty</w:t>
      </w:r>
    </w:p>
    <w:p w14:paraId="4B0AA5EF" w14:textId="77777777" w:rsidR="00C15136" w:rsidRDefault="00C15136" w:rsidP="00C15136">
      <w:pPr>
        <w:spacing w:line="360" w:lineRule="auto"/>
        <w:rPr>
          <w:rFonts w:asciiTheme="majorHAnsi" w:hAnsiTheme="majorHAnsi" w:cstheme="majorHAnsi"/>
        </w:rPr>
      </w:pPr>
    </w:p>
    <w:p w14:paraId="2B2361B7" w14:textId="788889CD" w:rsidR="00C15136" w:rsidRDefault="00C15136" w:rsidP="00B95223">
      <w:pPr>
        <w:spacing w:line="360" w:lineRule="auto"/>
        <w:rPr>
          <w:rFonts w:asciiTheme="majorHAnsi" w:hAnsiTheme="majorHAnsi" w:cstheme="majorHAnsi"/>
        </w:rPr>
      </w:pPr>
      <w:r>
        <w:rPr>
          <w:rFonts w:asciiTheme="majorHAnsi" w:hAnsiTheme="majorHAnsi" w:cstheme="majorHAnsi"/>
        </w:rPr>
        <w:t>The relationship between spatial similarity of the downscaled and reference maps and the thematic uncertainty of the downscaled maps was explored by comparing SSI and RMSE averaged over treatments for each site (</w:t>
      </w:r>
      <w:r>
        <w:rPr>
          <w:rFonts w:asciiTheme="majorHAnsi" w:hAnsiTheme="majorHAnsi" w:cstheme="majorHAnsi"/>
        </w:rPr>
        <w:fldChar w:fldCharType="begin"/>
      </w:r>
      <w:r>
        <w:rPr>
          <w:rFonts w:asciiTheme="majorHAnsi" w:hAnsiTheme="majorHAnsi" w:cstheme="majorHAnsi"/>
        </w:rPr>
        <w:instrText xml:space="preserve"> REF _Ref77944256 \h  \* MERGEFORMAT </w:instrText>
      </w:r>
      <w:r>
        <w:rPr>
          <w:rFonts w:asciiTheme="majorHAnsi" w:hAnsiTheme="majorHAnsi" w:cstheme="majorHAnsi"/>
        </w:rPr>
      </w:r>
      <w:r>
        <w:rPr>
          <w:rFonts w:asciiTheme="majorHAnsi" w:hAnsiTheme="majorHAnsi" w:cstheme="majorHAnsi"/>
        </w:rPr>
        <w:fldChar w:fldCharType="separate"/>
      </w:r>
      <w:r w:rsidRPr="00B5468B">
        <w:rPr>
          <w:rFonts w:asciiTheme="majorHAnsi" w:hAnsiTheme="majorHAnsi" w:cstheme="majorHAnsi"/>
        </w:rPr>
        <w:t xml:space="preserve">Figure </w:t>
      </w:r>
      <w:r w:rsidRPr="00B5468B">
        <w:rPr>
          <w:rFonts w:asciiTheme="majorHAnsi" w:hAnsiTheme="majorHAnsi" w:cstheme="majorHAnsi"/>
          <w:noProof/>
        </w:rPr>
        <w:t>5</w:t>
      </w:r>
      <w:r>
        <w:rPr>
          <w:rFonts w:asciiTheme="majorHAnsi" w:hAnsiTheme="majorHAnsi" w:cstheme="majorHAnsi"/>
        </w:rPr>
        <w:fldChar w:fldCharType="end"/>
      </w:r>
      <w:r>
        <w:rPr>
          <w:rFonts w:asciiTheme="majorHAnsi" w:hAnsiTheme="majorHAnsi" w:cstheme="majorHAnsi"/>
        </w:rPr>
        <w:t>). Averaging over treatments was justified by the fact that treatment effects were almost always much smaller than between site variation in either SSI or RMSE. Scatter plots of SSI vs RMSE indicate little evidence of a systematic relationship between treatment average SSI</w:t>
      </w:r>
      <w:r w:rsidR="00503417">
        <w:rPr>
          <w:rFonts w:asciiTheme="majorHAnsi" w:hAnsiTheme="majorHAnsi" w:cstheme="majorHAnsi"/>
        </w:rPr>
        <w:t xml:space="preserve"> and RMSE (</w:t>
      </w:r>
      <w:r>
        <w:rPr>
          <w:rFonts w:asciiTheme="majorHAnsi" w:hAnsiTheme="majorHAnsi" w:cstheme="majorHAnsi"/>
        </w:rPr>
        <w:t>coefficient of determination between SSI and RMSE of ~0</w:t>
      </w:r>
      <w:r w:rsidR="00503417">
        <w:rPr>
          <w:rFonts w:asciiTheme="majorHAnsi" w:hAnsiTheme="majorHAnsi" w:cstheme="majorHAnsi"/>
        </w:rPr>
        <w:t xml:space="preserve">, </w:t>
      </w:r>
      <w:r>
        <w:rPr>
          <w:rFonts w:asciiTheme="majorHAnsi" w:hAnsiTheme="majorHAnsi" w:cstheme="majorHAnsi"/>
        </w:rPr>
        <w:t>+/-0.2 at 95% confidence interval</w:t>
      </w:r>
      <w:r w:rsidR="00503417">
        <w:rPr>
          <w:rFonts w:asciiTheme="majorHAnsi" w:hAnsiTheme="majorHAnsi" w:cstheme="majorHAnsi"/>
        </w:rPr>
        <w:t xml:space="preserve">, </w:t>
      </w:r>
      <w:r>
        <w:rPr>
          <w:rFonts w:asciiTheme="majorHAnsi" w:hAnsiTheme="majorHAnsi" w:cstheme="majorHAnsi"/>
        </w:rPr>
        <w:t>for fAPAR, fCOVER and CWC and ~0.43</w:t>
      </w:r>
      <w:r w:rsidR="00503417">
        <w:rPr>
          <w:rFonts w:asciiTheme="majorHAnsi" w:hAnsiTheme="majorHAnsi" w:cstheme="majorHAnsi"/>
        </w:rPr>
        <w:t xml:space="preserve">, </w:t>
      </w:r>
      <w:r>
        <w:rPr>
          <w:rFonts w:asciiTheme="majorHAnsi" w:hAnsiTheme="majorHAnsi" w:cstheme="majorHAnsi"/>
        </w:rPr>
        <w:t>+/-0.16 at 95% confidence interval</w:t>
      </w:r>
      <w:r w:rsidR="00503417">
        <w:rPr>
          <w:rFonts w:asciiTheme="majorHAnsi" w:hAnsiTheme="majorHAnsi" w:cstheme="majorHAnsi"/>
        </w:rPr>
        <w:t xml:space="preserve">, </w:t>
      </w:r>
      <w:r>
        <w:rPr>
          <w:rFonts w:asciiTheme="majorHAnsi" w:hAnsiTheme="majorHAnsi" w:cstheme="majorHAnsi"/>
        </w:rPr>
        <w:t xml:space="preserve">for LAI. </w:t>
      </w:r>
      <w:r w:rsidR="00503417">
        <w:rPr>
          <w:rFonts w:asciiTheme="majorHAnsi" w:hAnsiTheme="majorHAnsi" w:cstheme="majorHAnsi"/>
        </w:rPr>
        <w:fldChar w:fldCharType="begin"/>
      </w:r>
      <w:r w:rsidR="00503417">
        <w:rPr>
          <w:rFonts w:asciiTheme="majorHAnsi" w:hAnsiTheme="majorHAnsi" w:cstheme="majorHAnsi"/>
        </w:rPr>
        <w:instrText xml:space="preserve"> REF _Ref77944256 \h  \* MERGEFORMAT </w:instrText>
      </w:r>
      <w:r w:rsidR="00503417">
        <w:rPr>
          <w:rFonts w:asciiTheme="majorHAnsi" w:hAnsiTheme="majorHAnsi" w:cstheme="majorHAnsi"/>
        </w:rPr>
      </w:r>
      <w:r w:rsidR="00503417">
        <w:rPr>
          <w:rFonts w:asciiTheme="majorHAnsi" w:hAnsiTheme="majorHAnsi" w:cstheme="majorHAnsi"/>
        </w:rPr>
        <w:fldChar w:fldCharType="separate"/>
      </w:r>
      <w:r w:rsidR="00503417" w:rsidRPr="00B5468B">
        <w:rPr>
          <w:rFonts w:asciiTheme="majorHAnsi" w:hAnsiTheme="majorHAnsi" w:cstheme="majorHAnsi"/>
        </w:rPr>
        <w:t xml:space="preserve">Figure </w:t>
      </w:r>
      <w:r w:rsidR="00503417" w:rsidRPr="00B5468B">
        <w:rPr>
          <w:rFonts w:asciiTheme="majorHAnsi" w:hAnsiTheme="majorHAnsi" w:cstheme="majorHAnsi"/>
          <w:noProof/>
        </w:rPr>
        <w:t>5</w:t>
      </w:r>
      <w:r w:rsidR="00503417">
        <w:rPr>
          <w:rFonts w:asciiTheme="majorHAnsi" w:hAnsiTheme="majorHAnsi" w:cstheme="majorHAnsi"/>
        </w:rPr>
        <w:fldChar w:fldCharType="end"/>
      </w:r>
      <w:r w:rsidR="00503417">
        <w:rPr>
          <w:rFonts w:asciiTheme="majorHAnsi" w:hAnsiTheme="majorHAnsi" w:cstheme="majorHAnsi"/>
        </w:rPr>
        <w:t xml:space="preserve"> </w:t>
      </w:r>
      <w:r>
        <w:rPr>
          <w:rFonts w:asciiTheme="majorHAnsi" w:hAnsiTheme="majorHAnsi" w:cstheme="majorHAnsi"/>
        </w:rPr>
        <w:t>also indicate</w:t>
      </w:r>
      <w:r w:rsidR="00503417">
        <w:rPr>
          <w:rFonts w:asciiTheme="majorHAnsi" w:hAnsiTheme="majorHAnsi" w:cstheme="majorHAnsi"/>
        </w:rPr>
        <w:t>s</w:t>
      </w:r>
      <w:r>
        <w:rPr>
          <w:rFonts w:asciiTheme="majorHAnsi" w:hAnsiTheme="majorHAnsi" w:cstheme="majorHAnsi"/>
        </w:rPr>
        <w:t xml:space="preserve"> that certain sites typically fall at extremes of the relationship between these metrics irrespective of parameter. Red Bay had both the largest or second largest RMSE and SSI amongst sites; while Wabush had the lowest RMSE and highest SSI for all variables except LAI, where it fell in the middle of sites. Fox Creek had the lowest SSI for all variables and generally ranked low in RMSE.  </w:t>
      </w:r>
    </w:p>
    <w:p w14:paraId="12D0CF6B" w14:textId="534B315E" w:rsidR="00DE7D2C" w:rsidRDefault="00873953">
      <w:r>
        <w:rPr>
          <w:rFonts w:asciiTheme="majorHAnsi" w:hAnsiTheme="majorHAnsi" w:cstheme="majorHAnsi"/>
        </w:rPr>
        <w:br w:type="page"/>
      </w:r>
    </w:p>
    <w:p w14:paraId="4E3A934C" w14:textId="77777777" w:rsidR="00DE4071" w:rsidRDefault="002F4853" w:rsidP="00AA6B26">
      <w:pPr>
        <w:rPr>
          <w:ins w:id="67" w:author="Fernandes, Richard" w:date="2021-08-20T14:30:00Z"/>
          <w:noProof/>
        </w:rPr>
      </w:pPr>
      <w:r>
        <w:rPr>
          <w:noProof/>
        </w:rPr>
        <w:lastRenderedPageBreak/>
        <w:t xml:space="preserve"> </w:t>
      </w:r>
      <w:r w:rsidR="00AB1E86">
        <w:rPr>
          <w:noProof/>
          <w:lang w:val="en-CA"/>
        </w:rPr>
        <w:drawing>
          <wp:inline distT="0" distB="0" distL="0" distR="0" wp14:anchorId="6D7BB7BF" wp14:editId="72065E88">
            <wp:extent cx="2880000" cy="21600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pic:spPr>
                </pic:pic>
              </a:graphicData>
            </a:graphic>
          </wp:inline>
        </w:drawing>
      </w:r>
      <w:r w:rsidR="00AB1E86">
        <w:rPr>
          <w:noProof/>
          <w:lang w:val="en-CA"/>
        </w:rPr>
        <w:drawing>
          <wp:inline distT="0" distB="0" distL="0" distR="0" wp14:anchorId="019F33C2" wp14:editId="433369E8">
            <wp:extent cx="2880000" cy="2160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pic:spPr>
                </pic:pic>
              </a:graphicData>
            </a:graphic>
          </wp:inline>
        </w:drawing>
      </w:r>
    </w:p>
    <w:p w14:paraId="4FEC09F3" w14:textId="2CEEED45" w:rsidR="00AA6B26" w:rsidRDefault="00AB1E86" w:rsidP="00AA6B26">
      <w:pPr>
        <w:rPr>
          <w:noProof/>
        </w:rPr>
      </w:pPr>
      <w:del w:id="68" w:author="Fernandes, Richard" w:date="2021-08-20T14:30:00Z">
        <w:r w:rsidDel="00E467BC">
          <w:rPr>
            <w:noProof/>
            <w:lang w:val="en-CA"/>
          </w:rPr>
          <w:drawing>
            <wp:inline distT="0" distB="0" distL="0" distR="0" wp14:anchorId="6B058620" wp14:editId="0ECD0A06">
              <wp:extent cx="2880000" cy="21600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pic:spPr>
                  </pic:pic>
                </a:graphicData>
              </a:graphic>
            </wp:inline>
          </w:drawing>
        </w:r>
      </w:del>
      <w:ins w:id="69" w:author="Fernandes, Richard" w:date="2021-08-20T14:30:00Z">
        <w:r w:rsidR="00E467BC">
          <w:rPr>
            <w:noProof/>
            <w:lang w:val="en-CA"/>
          </w:rPr>
          <w:drawing>
            <wp:inline distT="0" distB="0" distL="0" distR="0" wp14:anchorId="7641174B" wp14:editId="718F83BA">
              <wp:extent cx="2880000" cy="2331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0000" cy="2331369"/>
                      </a:xfrm>
                      <a:prstGeom prst="rect">
                        <a:avLst/>
                      </a:prstGeom>
                      <a:noFill/>
                    </pic:spPr>
                  </pic:pic>
                </a:graphicData>
              </a:graphic>
            </wp:inline>
          </w:drawing>
        </w:r>
      </w:ins>
      <w:ins w:id="70" w:author="Fernandes, Richard" w:date="2021-08-20T14:29:00Z">
        <w:r w:rsidR="00DE4071">
          <w:rPr>
            <w:noProof/>
            <w:lang w:val="en-CA"/>
          </w:rPr>
          <w:drawing>
            <wp:inline distT="0" distB="0" distL="0" distR="0" wp14:anchorId="3F693085" wp14:editId="0F4505B1">
              <wp:extent cx="2880000" cy="23305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2330573"/>
                      </a:xfrm>
                      <a:prstGeom prst="rect">
                        <a:avLst/>
                      </a:prstGeom>
                      <a:noFill/>
                    </pic:spPr>
                  </pic:pic>
                </a:graphicData>
              </a:graphic>
            </wp:inline>
          </w:drawing>
        </w:r>
      </w:ins>
      <w:del w:id="71" w:author="Fernandes, Richard" w:date="2021-08-20T14:29:00Z">
        <w:r w:rsidR="0054019D" w:rsidDel="00DE4071">
          <w:rPr>
            <w:noProof/>
            <w:lang w:val="en-CA"/>
          </w:rPr>
          <w:drawing>
            <wp:inline distT="0" distB="0" distL="0" distR="0" wp14:anchorId="6189BD9F" wp14:editId="71C9E271">
              <wp:extent cx="2880000" cy="232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0" cy="2329200"/>
                      </a:xfrm>
                      <a:prstGeom prst="rect">
                        <a:avLst/>
                      </a:prstGeom>
                      <a:noFill/>
                    </pic:spPr>
                  </pic:pic>
                </a:graphicData>
              </a:graphic>
            </wp:inline>
          </w:drawing>
        </w:r>
      </w:del>
    </w:p>
    <w:p w14:paraId="243C6BB9" w14:textId="12AE408C" w:rsidR="00AA6B26" w:rsidRDefault="00AA6B26" w:rsidP="00795EBF">
      <w:pPr>
        <w:spacing w:line="24" w:lineRule="auto"/>
        <w:contextualSpacing/>
      </w:pPr>
    </w:p>
    <w:p w14:paraId="7884CDA3" w14:textId="43C9453D" w:rsidR="00AA6B26" w:rsidRDefault="00AA6B26" w:rsidP="00795EBF">
      <w:pPr>
        <w:keepNext/>
        <w:spacing w:line="14" w:lineRule="auto"/>
        <w:contextualSpacing/>
      </w:pPr>
    </w:p>
    <w:p w14:paraId="7494B7E4" w14:textId="38788005" w:rsidR="00AA6B26" w:rsidRDefault="00AB1E86" w:rsidP="00795EBF">
      <w:pPr>
        <w:keepNext/>
      </w:pPr>
      <w:r w:rsidRPr="00795EBF">
        <w:rPr>
          <w:noProof/>
          <w:highlight w:val="green"/>
          <w:lang w:val="en-CA"/>
        </w:rPr>
        <w:drawing>
          <wp:anchor distT="0" distB="0" distL="114300" distR="114300" simplePos="0" relativeHeight="251665408" behindDoc="1" locked="0" layoutInCell="1" allowOverlap="1" wp14:anchorId="307625D1" wp14:editId="49AC7B82">
            <wp:simplePos x="0" y="0"/>
            <wp:positionH relativeFrom="column">
              <wp:posOffset>161925</wp:posOffset>
            </wp:positionH>
            <wp:positionV relativeFrom="paragraph">
              <wp:posOffset>188595</wp:posOffset>
            </wp:positionV>
            <wp:extent cx="2274570" cy="1536700"/>
            <wp:effectExtent l="0" t="0" r="0" b="635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4570" cy="1536700"/>
                    </a:xfrm>
                    <a:prstGeom prst="rect">
                      <a:avLst/>
                    </a:prstGeom>
                    <a:noFill/>
                  </pic:spPr>
                </pic:pic>
              </a:graphicData>
            </a:graphic>
            <wp14:sizeRelH relativeFrom="margin">
              <wp14:pctWidth>0</wp14:pctWidth>
            </wp14:sizeRelH>
            <wp14:sizeRelV relativeFrom="margin">
              <wp14:pctHeight>0</wp14:pctHeight>
            </wp14:sizeRelV>
          </wp:anchor>
        </w:drawing>
      </w:r>
    </w:p>
    <w:p w14:paraId="007C7B26" w14:textId="00F64D47" w:rsidR="004C0F2C" w:rsidRPr="00795EBF" w:rsidRDefault="00FD7A58" w:rsidP="00795EBF">
      <w:pPr>
        <w:pStyle w:val="Caption"/>
        <w:rPr>
          <w:i w:val="0"/>
          <w:iCs w:val="0"/>
          <w:color w:val="auto"/>
          <w:sz w:val="22"/>
          <w:szCs w:val="22"/>
        </w:rPr>
      </w:pPr>
      <w:bookmarkStart w:id="72" w:name="_Ref77944256"/>
      <w:r w:rsidRPr="00795EBF">
        <w:rPr>
          <w:i w:val="0"/>
          <w:iCs w:val="0"/>
          <w:color w:val="auto"/>
          <w:sz w:val="22"/>
          <w:szCs w:val="22"/>
        </w:rPr>
        <w:t xml:space="preserve">Figure </w:t>
      </w:r>
      <w:r w:rsidRPr="00795EBF">
        <w:rPr>
          <w:i w:val="0"/>
          <w:iCs w:val="0"/>
          <w:color w:val="auto"/>
          <w:sz w:val="22"/>
          <w:szCs w:val="22"/>
        </w:rPr>
        <w:fldChar w:fldCharType="begin"/>
      </w:r>
      <w:r w:rsidRPr="00795EBF">
        <w:rPr>
          <w:i w:val="0"/>
          <w:iCs w:val="0"/>
          <w:color w:val="auto"/>
          <w:sz w:val="22"/>
          <w:szCs w:val="22"/>
        </w:rPr>
        <w:instrText xml:space="preserve"> SEQ Figure \* ARABIC </w:instrText>
      </w:r>
      <w:r w:rsidRPr="00795EBF">
        <w:rPr>
          <w:i w:val="0"/>
          <w:iCs w:val="0"/>
          <w:color w:val="auto"/>
          <w:sz w:val="22"/>
          <w:szCs w:val="22"/>
        </w:rPr>
        <w:fldChar w:fldCharType="separate"/>
      </w:r>
      <w:r w:rsidR="00AA6B26" w:rsidRPr="00795EBF">
        <w:rPr>
          <w:i w:val="0"/>
          <w:iCs w:val="0"/>
          <w:noProof/>
          <w:color w:val="auto"/>
          <w:sz w:val="22"/>
          <w:szCs w:val="22"/>
        </w:rPr>
        <w:t>5</w:t>
      </w:r>
      <w:r w:rsidRPr="00795EBF">
        <w:rPr>
          <w:i w:val="0"/>
          <w:iCs w:val="0"/>
          <w:color w:val="auto"/>
          <w:sz w:val="22"/>
          <w:szCs w:val="22"/>
        </w:rPr>
        <w:fldChar w:fldCharType="end"/>
      </w:r>
      <w:bookmarkEnd w:id="72"/>
      <w:r w:rsidRPr="00795EBF">
        <w:rPr>
          <w:i w:val="0"/>
          <w:iCs w:val="0"/>
          <w:color w:val="auto"/>
          <w:sz w:val="22"/>
          <w:szCs w:val="22"/>
        </w:rPr>
        <w:t xml:space="preserve">.  </w:t>
      </w:r>
      <w:r w:rsidR="001B1296" w:rsidRPr="00795EBF">
        <w:rPr>
          <w:i w:val="0"/>
          <w:iCs w:val="0"/>
          <w:color w:val="auto"/>
          <w:sz w:val="22"/>
          <w:szCs w:val="22"/>
        </w:rPr>
        <w:t xml:space="preserve">Relationship between </w:t>
      </w:r>
      <w:r w:rsidR="00AC6F3D" w:rsidRPr="00795EBF">
        <w:rPr>
          <w:i w:val="0"/>
          <w:iCs w:val="0"/>
          <w:color w:val="auto"/>
          <w:sz w:val="22"/>
          <w:szCs w:val="22"/>
        </w:rPr>
        <w:t xml:space="preserve">average </w:t>
      </w:r>
      <w:r w:rsidR="001B1296" w:rsidRPr="00795EBF">
        <w:rPr>
          <w:i w:val="0"/>
          <w:iCs w:val="0"/>
          <w:color w:val="auto"/>
          <w:sz w:val="22"/>
          <w:szCs w:val="22"/>
        </w:rPr>
        <w:t xml:space="preserve">RMSE and SSI </w:t>
      </w:r>
      <w:r w:rsidR="00AC6F3D" w:rsidRPr="00795EBF">
        <w:rPr>
          <w:i w:val="0"/>
          <w:iCs w:val="0"/>
          <w:color w:val="auto"/>
          <w:sz w:val="22"/>
          <w:szCs w:val="22"/>
        </w:rPr>
        <w:t>over treatments for each</w:t>
      </w:r>
      <w:r w:rsidR="001B1296" w:rsidRPr="00795EBF">
        <w:rPr>
          <w:i w:val="0"/>
          <w:iCs w:val="0"/>
          <w:color w:val="auto"/>
          <w:sz w:val="22"/>
          <w:szCs w:val="22"/>
        </w:rPr>
        <w:t xml:space="preserve"> site </w:t>
      </w:r>
      <w:r w:rsidR="00AC6F3D" w:rsidRPr="00795EBF">
        <w:rPr>
          <w:i w:val="0"/>
          <w:iCs w:val="0"/>
          <w:color w:val="auto"/>
          <w:sz w:val="22"/>
          <w:szCs w:val="22"/>
        </w:rPr>
        <w:t>and parameter</w:t>
      </w:r>
      <w:r w:rsidR="001B1296" w:rsidRPr="00795EBF">
        <w:rPr>
          <w:i w:val="0"/>
          <w:iCs w:val="0"/>
          <w:color w:val="auto"/>
          <w:sz w:val="22"/>
          <w:szCs w:val="22"/>
        </w:rPr>
        <w:t>.</w:t>
      </w:r>
    </w:p>
    <w:p w14:paraId="02BBD112" w14:textId="2537268B" w:rsidR="00F628C3" w:rsidRDefault="00F628C3" w:rsidP="00F628C3"/>
    <w:p w14:paraId="39C5F111" w14:textId="5B142EB2" w:rsidR="00F3084B" w:rsidRDefault="00F3084B" w:rsidP="00F628C3"/>
    <w:p w14:paraId="07B62B67" w14:textId="790B01F7" w:rsidR="00F3084B" w:rsidRDefault="00F3084B" w:rsidP="00F628C3"/>
    <w:p w14:paraId="36575578" w14:textId="4F76B66F" w:rsidR="00AB1E86" w:rsidRDefault="00AB1E86" w:rsidP="00F628C3"/>
    <w:p w14:paraId="18419200" w14:textId="77777777" w:rsidR="00AB1E86" w:rsidRDefault="00AB1E86" w:rsidP="00F628C3"/>
    <w:p w14:paraId="449024F7" w14:textId="77777777" w:rsidR="00F3084B" w:rsidRDefault="00F3084B" w:rsidP="00F628C3"/>
    <w:p w14:paraId="098DA1AA" w14:textId="4DAC6237" w:rsidR="00CB0DA4" w:rsidRDefault="00CB0DA4" w:rsidP="00795EBF">
      <w:pPr>
        <w:pStyle w:val="Heading2"/>
      </w:pPr>
      <w:r>
        <w:lastRenderedPageBreak/>
        <w:t>Case Studies</w:t>
      </w:r>
    </w:p>
    <w:p w14:paraId="197FB6C0" w14:textId="68E6E415" w:rsidR="00CB0DA4" w:rsidRPr="00795EBF" w:rsidRDefault="00CB0DA4" w:rsidP="00795EBF">
      <w:pPr>
        <w:spacing w:line="360" w:lineRule="auto"/>
        <w:rPr>
          <w:rFonts w:asciiTheme="majorHAnsi" w:hAnsiTheme="majorHAnsi" w:cstheme="majorHAnsi"/>
        </w:rPr>
      </w:pPr>
    </w:p>
    <w:p w14:paraId="7CC8D6FC" w14:textId="7F8D0217" w:rsidR="00F3084B" w:rsidRDefault="00BB61B4" w:rsidP="00F3084B">
      <w:pPr>
        <w:spacing w:line="360" w:lineRule="auto"/>
        <w:rPr>
          <w:rFonts w:asciiTheme="majorHAnsi" w:hAnsiTheme="majorHAnsi" w:cstheme="majorHAnsi"/>
        </w:rPr>
      </w:pPr>
      <w:r>
        <w:rPr>
          <w:rFonts w:asciiTheme="majorHAnsi" w:hAnsiTheme="majorHAnsi" w:cstheme="majorHAnsi"/>
        </w:rPr>
        <w:t xml:space="preserve">Red Bay and </w:t>
      </w:r>
      <w:r w:rsidR="00F3084B" w:rsidRPr="00795EBF">
        <w:rPr>
          <w:rFonts w:asciiTheme="majorHAnsi" w:hAnsiTheme="majorHAnsi" w:cstheme="majorHAnsi"/>
        </w:rPr>
        <w:t xml:space="preserve">Fox Creek South were selected for qualitative case studies as they corresponded to the lowest SSI and largest RMSE respectively for the majority of variables. </w:t>
      </w:r>
      <w:r>
        <w:rPr>
          <w:rFonts w:asciiTheme="majorHAnsi" w:hAnsiTheme="majorHAnsi" w:cstheme="majorHAnsi"/>
        </w:rPr>
        <w:t>Kitchener was also included as it was the site with the most built-up areas.</w:t>
      </w:r>
      <w:r w:rsidR="00F3084B" w:rsidRPr="00795EBF">
        <w:rPr>
          <w:rFonts w:asciiTheme="majorHAnsi" w:hAnsiTheme="majorHAnsi" w:cstheme="majorHAnsi"/>
        </w:rPr>
        <w:t xml:space="preserve"> A representative subset of approximately 5km x 5km is considered here chiefly for ease of reading</w:t>
      </w:r>
      <w:r w:rsidR="008A5C36">
        <w:rPr>
          <w:rFonts w:asciiTheme="majorHAnsi" w:hAnsiTheme="majorHAnsi" w:cstheme="majorHAnsi"/>
        </w:rPr>
        <w:t xml:space="preserve"> corresponding to landscapes depicted in </w:t>
      </w:r>
      <w:r w:rsidR="008A5C36">
        <w:rPr>
          <w:rFonts w:asciiTheme="majorHAnsi" w:hAnsiTheme="majorHAnsi" w:cstheme="majorHAnsi"/>
        </w:rPr>
        <w:fldChar w:fldCharType="begin"/>
      </w:r>
      <w:r w:rsidR="008A5C36">
        <w:rPr>
          <w:rFonts w:asciiTheme="majorHAnsi" w:hAnsiTheme="majorHAnsi" w:cstheme="majorHAnsi"/>
        </w:rPr>
        <w:instrText xml:space="preserve"> REF _Ref77973167 \h </w:instrText>
      </w:r>
      <w:r w:rsidR="008A5C36">
        <w:rPr>
          <w:rFonts w:asciiTheme="majorHAnsi" w:hAnsiTheme="majorHAnsi" w:cstheme="majorHAnsi"/>
        </w:rPr>
      </w:r>
      <w:r w:rsidR="008A5C36">
        <w:rPr>
          <w:rFonts w:asciiTheme="majorHAnsi" w:hAnsiTheme="majorHAnsi" w:cstheme="majorHAnsi"/>
        </w:rPr>
        <w:fldChar w:fldCharType="separate"/>
      </w:r>
      <w:r w:rsidR="008A5C36" w:rsidRPr="00795EBF">
        <w:rPr>
          <w:rFonts w:asciiTheme="majorHAnsi" w:hAnsiTheme="majorHAnsi" w:cstheme="majorHAnsi"/>
        </w:rPr>
        <w:t xml:space="preserve">Figure </w:t>
      </w:r>
      <w:r w:rsidR="008A5C36" w:rsidRPr="00795EBF">
        <w:rPr>
          <w:rFonts w:asciiTheme="majorHAnsi" w:hAnsiTheme="majorHAnsi" w:cstheme="majorHAnsi"/>
          <w:noProof/>
        </w:rPr>
        <w:t>6</w:t>
      </w:r>
      <w:r w:rsidR="008A5C36">
        <w:rPr>
          <w:rFonts w:asciiTheme="majorHAnsi" w:hAnsiTheme="majorHAnsi" w:cstheme="majorHAnsi"/>
        </w:rPr>
        <w:fldChar w:fldCharType="end"/>
      </w:r>
      <w:r w:rsidR="00F3084B" w:rsidRPr="00795EBF">
        <w:rPr>
          <w:rFonts w:asciiTheme="majorHAnsi" w:hAnsiTheme="majorHAnsi" w:cstheme="majorHAnsi"/>
        </w:rPr>
        <w:t>. Geotiff layers corresponding to all reference and treatment maps are available upon request.</w:t>
      </w:r>
      <w:r w:rsidR="008A5C36">
        <w:rPr>
          <w:rFonts w:asciiTheme="majorHAnsi" w:hAnsiTheme="majorHAnsi" w:cstheme="majorHAnsi"/>
        </w:rPr>
        <w:t xml:space="preserve"> </w:t>
      </w:r>
    </w:p>
    <w:p w14:paraId="1BDB72F1" w14:textId="77777777" w:rsidR="008A5C36" w:rsidRDefault="008A5C36" w:rsidP="00795EBF">
      <w:pPr>
        <w:keepNext/>
        <w:spacing w:line="360" w:lineRule="auto"/>
      </w:pPr>
      <w:r>
        <w:rPr>
          <w:rFonts w:asciiTheme="majorHAnsi" w:hAnsiTheme="majorHAnsi" w:cstheme="majorHAnsi"/>
          <w:noProof/>
          <w:lang w:val="en-CA"/>
        </w:rPr>
        <w:drawing>
          <wp:inline distT="0" distB="0" distL="0" distR="0" wp14:anchorId="5F2CC51C" wp14:editId="779596E0">
            <wp:extent cx="554355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tes.jpg"/>
                    <pic:cNvPicPr/>
                  </pic:nvPicPr>
                  <pic:blipFill rotWithShape="1">
                    <a:blip r:embed="rId54">
                      <a:extLst>
                        <a:ext uri="{28A0092B-C50C-407E-A947-70E740481C1C}">
                          <a14:useLocalDpi xmlns:a14="http://schemas.microsoft.com/office/drawing/2010/main" val="0"/>
                        </a:ext>
                      </a:extLst>
                    </a:blip>
                    <a:srcRect l="6730" t="41106" b="41106"/>
                    <a:stretch/>
                  </pic:blipFill>
                  <pic:spPr bwMode="auto">
                    <a:xfrm>
                      <a:off x="0" y="0"/>
                      <a:ext cx="5543550" cy="1409700"/>
                    </a:xfrm>
                    <a:prstGeom prst="rect">
                      <a:avLst/>
                    </a:prstGeom>
                    <a:ln>
                      <a:noFill/>
                    </a:ln>
                    <a:extLst>
                      <a:ext uri="{53640926-AAD7-44D8-BBD7-CCE9431645EC}">
                        <a14:shadowObscured xmlns:a14="http://schemas.microsoft.com/office/drawing/2010/main"/>
                      </a:ext>
                    </a:extLst>
                  </pic:spPr>
                </pic:pic>
              </a:graphicData>
            </a:graphic>
          </wp:inline>
        </w:drawing>
      </w:r>
    </w:p>
    <w:p w14:paraId="5BD5FBE4" w14:textId="5A61CBDF" w:rsidR="00F3084B" w:rsidRPr="00795EBF" w:rsidRDefault="008A5C36" w:rsidP="00795EBF">
      <w:pPr>
        <w:pStyle w:val="Caption"/>
        <w:rPr>
          <w:rFonts w:asciiTheme="majorHAnsi" w:hAnsiTheme="majorHAnsi" w:cstheme="majorHAnsi"/>
        </w:rPr>
      </w:pPr>
      <w:bookmarkStart w:id="73" w:name="_Ref77973167"/>
      <w:r w:rsidRPr="00795EBF">
        <w:rPr>
          <w:rFonts w:asciiTheme="majorHAnsi" w:hAnsiTheme="majorHAnsi" w:cstheme="majorHAnsi"/>
          <w:i w:val="0"/>
          <w:color w:val="auto"/>
          <w:sz w:val="22"/>
          <w:szCs w:val="22"/>
        </w:rPr>
        <w:t xml:space="preserve">Figure </w:t>
      </w:r>
      <w:r w:rsidRPr="00795EBF">
        <w:rPr>
          <w:rFonts w:asciiTheme="majorHAnsi" w:hAnsiTheme="majorHAnsi" w:cstheme="majorHAnsi"/>
          <w:i w:val="0"/>
          <w:color w:val="auto"/>
          <w:sz w:val="22"/>
          <w:szCs w:val="22"/>
        </w:rPr>
        <w:fldChar w:fldCharType="begin"/>
      </w:r>
      <w:r w:rsidRPr="00795EBF">
        <w:rPr>
          <w:rFonts w:asciiTheme="majorHAnsi" w:hAnsiTheme="majorHAnsi" w:cstheme="majorHAnsi"/>
          <w:i w:val="0"/>
          <w:color w:val="auto"/>
          <w:sz w:val="22"/>
          <w:szCs w:val="22"/>
        </w:rPr>
        <w:instrText xml:space="preserve"> SEQ Figure \* ARABIC </w:instrText>
      </w:r>
      <w:r w:rsidRPr="00795EBF">
        <w:rPr>
          <w:rFonts w:asciiTheme="majorHAnsi" w:hAnsiTheme="majorHAnsi" w:cstheme="majorHAnsi"/>
          <w:i w:val="0"/>
          <w:color w:val="auto"/>
          <w:sz w:val="22"/>
          <w:szCs w:val="22"/>
        </w:rPr>
        <w:fldChar w:fldCharType="separate"/>
      </w:r>
      <w:r w:rsidRPr="00795EBF">
        <w:rPr>
          <w:rFonts w:asciiTheme="majorHAnsi" w:hAnsiTheme="majorHAnsi" w:cstheme="majorHAnsi"/>
          <w:i w:val="0"/>
          <w:noProof/>
          <w:color w:val="auto"/>
          <w:sz w:val="22"/>
          <w:szCs w:val="22"/>
        </w:rPr>
        <w:t>6</w:t>
      </w:r>
      <w:r w:rsidRPr="00795EBF">
        <w:rPr>
          <w:rFonts w:asciiTheme="majorHAnsi" w:hAnsiTheme="majorHAnsi" w:cstheme="majorHAnsi"/>
          <w:i w:val="0"/>
          <w:color w:val="auto"/>
          <w:sz w:val="22"/>
          <w:szCs w:val="22"/>
        </w:rPr>
        <w:fldChar w:fldCharType="end"/>
      </w:r>
      <w:bookmarkEnd w:id="73"/>
      <w:r w:rsidRPr="00795EBF">
        <w:rPr>
          <w:rFonts w:asciiTheme="majorHAnsi" w:hAnsiTheme="majorHAnsi" w:cstheme="majorHAnsi"/>
          <w:i w:val="0"/>
          <w:color w:val="auto"/>
          <w:sz w:val="22"/>
          <w:szCs w:val="22"/>
        </w:rPr>
        <w:t>. Air-photos of study sites: a. Kitchener (license Wikipedia Commons), b. Fox Creek South (license Wikipedia Commons), c. Red Bay (copyright Government of Canada).</w:t>
      </w:r>
    </w:p>
    <w:p w14:paraId="53929BDF" w14:textId="74D7080B" w:rsidR="00CB0DA4" w:rsidRDefault="00F3084B" w:rsidP="00795EBF">
      <w:pPr>
        <w:pStyle w:val="Heading3"/>
      </w:pPr>
      <w:r>
        <w:t>Kitchener</w:t>
      </w:r>
    </w:p>
    <w:p w14:paraId="3A7295BA" w14:textId="069E5FF0" w:rsidR="00CB0DA4" w:rsidRPr="00795EBF" w:rsidRDefault="00CB0DA4" w:rsidP="00795EBF">
      <w:pPr>
        <w:spacing w:line="360" w:lineRule="auto"/>
        <w:rPr>
          <w:rFonts w:asciiTheme="majorHAnsi" w:hAnsiTheme="majorHAnsi" w:cstheme="majorHAnsi"/>
        </w:rPr>
      </w:pPr>
    </w:p>
    <w:p w14:paraId="3A79DA7D" w14:textId="118BAF11" w:rsidR="00C15136" w:rsidRPr="00B5468B" w:rsidRDefault="00C15136" w:rsidP="00C15136">
      <w:pPr>
        <w:spacing w:line="360" w:lineRule="auto"/>
        <w:rPr>
          <w:rFonts w:asciiTheme="majorHAnsi" w:hAnsiTheme="majorHAnsi" w:cstheme="majorHAnsi"/>
        </w:rPr>
      </w:pPr>
      <w:r w:rsidRPr="00B5468B">
        <w:rPr>
          <w:rFonts w:asciiTheme="majorHAnsi" w:hAnsiTheme="majorHAnsi" w:cstheme="majorHAnsi"/>
        </w:rPr>
        <w:t xml:space="preserve">Kitchener corresponds to a </w:t>
      </w:r>
      <w:r>
        <w:rPr>
          <w:rFonts w:asciiTheme="majorHAnsi" w:hAnsiTheme="majorHAnsi" w:cstheme="majorHAnsi"/>
        </w:rPr>
        <w:t>built-up</w:t>
      </w:r>
      <w:r w:rsidRPr="00B5468B">
        <w:rPr>
          <w:rFonts w:asciiTheme="majorHAnsi" w:hAnsiTheme="majorHAnsi" w:cstheme="majorHAnsi"/>
        </w:rPr>
        <w:t xml:space="preserve"> </w:t>
      </w:r>
      <w:r>
        <w:rPr>
          <w:rFonts w:asciiTheme="majorHAnsi" w:hAnsiTheme="majorHAnsi" w:cstheme="majorHAnsi"/>
        </w:rPr>
        <w:t>landscape with residential, ins</w:t>
      </w:r>
      <w:r w:rsidRPr="00B5468B">
        <w:rPr>
          <w:rFonts w:asciiTheme="majorHAnsi" w:hAnsiTheme="majorHAnsi" w:cstheme="majorHAnsi"/>
        </w:rPr>
        <w:t>titutional and industrial development together with road infrastructure. A subarea surrounding a golf course was selected since SL2P retrievals are normally masked over pixels mapped as urban or non-vegetated (</w:t>
      </w:r>
      <w:r>
        <w:rPr>
          <w:rFonts w:asciiTheme="majorHAnsi" w:hAnsiTheme="majorHAnsi" w:cstheme="majorHAnsi"/>
        </w:rPr>
        <w:fldChar w:fldCharType="begin"/>
      </w:r>
      <w:r>
        <w:rPr>
          <w:rFonts w:asciiTheme="majorHAnsi" w:hAnsiTheme="majorHAnsi" w:cstheme="majorHAnsi"/>
        </w:rPr>
        <w:instrText xml:space="preserve"> REF _Ref77962405 \h </w:instrText>
      </w:r>
      <w:r>
        <w:rPr>
          <w:rFonts w:asciiTheme="majorHAnsi" w:hAnsiTheme="majorHAnsi" w:cstheme="majorHAnsi"/>
        </w:rPr>
      </w:r>
      <w:r>
        <w:rPr>
          <w:rFonts w:asciiTheme="majorHAnsi" w:hAnsiTheme="majorHAnsi" w:cstheme="majorHAnsi"/>
        </w:rPr>
        <w:fldChar w:fldCharType="separate"/>
      </w:r>
      <w:r w:rsidRPr="00B5468B">
        <w:rPr>
          <w:rFonts w:asciiTheme="majorHAnsi" w:hAnsiTheme="majorHAnsi" w:cstheme="majorHAnsi"/>
          <w:iCs/>
        </w:rPr>
        <w:t xml:space="preserve">Figure </w:t>
      </w:r>
      <w:r>
        <w:rPr>
          <w:rFonts w:asciiTheme="majorHAnsi" w:hAnsiTheme="majorHAnsi" w:cstheme="majorHAnsi"/>
          <w:i/>
          <w:noProof/>
        </w:rPr>
        <w:t>7</w:t>
      </w:r>
      <w:r>
        <w:rPr>
          <w:rFonts w:asciiTheme="majorHAnsi" w:hAnsiTheme="majorHAnsi" w:cstheme="majorHAnsi"/>
        </w:rPr>
        <w:fldChar w:fldCharType="end"/>
      </w:r>
      <w:r w:rsidRPr="00B5468B">
        <w:rPr>
          <w:rFonts w:asciiTheme="majorHAnsi" w:hAnsiTheme="majorHAnsi" w:cstheme="majorHAnsi"/>
        </w:rPr>
        <w:t xml:space="preserve">). </w:t>
      </w:r>
    </w:p>
    <w:p w14:paraId="6FBFBB1C" w14:textId="77777777" w:rsidR="00C15136" w:rsidRPr="00B5468B" w:rsidRDefault="00C15136" w:rsidP="00C15136">
      <w:pPr>
        <w:spacing w:line="360" w:lineRule="auto"/>
        <w:rPr>
          <w:rFonts w:asciiTheme="majorHAnsi" w:hAnsiTheme="majorHAnsi" w:cstheme="majorHAnsi"/>
        </w:rPr>
      </w:pPr>
    </w:p>
    <w:p w14:paraId="297A08E0" w14:textId="32A84AE2" w:rsidR="00C15136" w:rsidRPr="00B5468B" w:rsidRDefault="00C15136" w:rsidP="00C15136">
      <w:pPr>
        <w:spacing w:line="360" w:lineRule="auto"/>
        <w:rPr>
          <w:rFonts w:asciiTheme="majorHAnsi" w:hAnsiTheme="majorHAnsi" w:cstheme="majorHAnsi"/>
          <w:lang w:val="en-US"/>
        </w:rPr>
      </w:pPr>
      <w:r w:rsidRPr="00B5468B">
        <w:rPr>
          <w:rFonts w:asciiTheme="majorHAnsi" w:hAnsiTheme="majorHAnsi" w:cstheme="majorHAnsi"/>
          <w:lang w:val="en-US"/>
        </w:rPr>
        <w:t>As expected</w:t>
      </w:r>
      <w:r w:rsidR="004037FA">
        <w:rPr>
          <w:rFonts w:asciiTheme="majorHAnsi" w:hAnsiTheme="majorHAnsi" w:cstheme="majorHAnsi"/>
          <w:lang w:val="en-US"/>
        </w:rPr>
        <w:t>,</w:t>
      </w:r>
      <w:r w:rsidRPr="00B5468B">
        <w:rPr>
          <w:rFonts w:asciiTheme="majorHAnsi" w:hAnsiTheme="majorHAnsi" w:cstheme="majorHAnsi"/>
          <w:lang w:val="en-US"/>
        </w:rPr>
        <w:t xml:space="preserve"> the reference fCOVER is highest</w:t>
      </w:r>
      <w:r>
        <w:rPr>
          <w:rFonts w:asciiTheme="majorHAnsi" w:hAnsiTheme="majorHAnsi" w:cstheme="majorHAnsi"/>
          <w:lang w:val="en-US"/>
        </w:rPr>
        <w:t xml:space="preserve"> </w:t>
      </w:r>
      <w:r w:rsidRPr="00B5468B">
        <w:rPr>
          <w:rFonts w:asciiTheme="majorHAnsi" w:hAnsiTheme="majorHAnsi" w:cstheme="majorHAnsi"/>
          <w:lang w:val="en-US"/>
        </w:rPr>
        <w:t>(&gt;0.5) over the golf course and more moderate in built</w:t>
      </w:r>
      <w:r>
        <w:rPr>
          <w:rFonts w:asciiTheme="majorHAnsi" w:hAnsiTheme="majorHAnsi" w:cstheme="majorHAnsi"/>
          <w:lang w:val="en-US"/>
        </w:rPr>
        <w:t>-</w:t>
      </w:r>
      <w:r w:rsidRPr="00B5468B">
        <w:rPr>
          <w:rFonts w:asciiTheme="majorHAnsi" w:hAnsiTheme="majorHAnsi" w:cstheme="majorHAnsi"/>
          <w:lang w:val="en-US"/>
        </w:rPr>
        <w:t xml:space="preserve">up areas (0.2 to 0.5). There are patches of invalid </w:t>
      </w:r>
      <w:r>
        <w:rPr>
          <w:rFonts w:asciiTheme="majorHAnsi" w:hAnsiTheme="majorHAnsi" w:cstheme="majorHAnsi"/>
          <w:lang w:val="en-US"/>
        </w:rPr>
        <w:t xml:space="preserve">reference </w:t>
      </w:r>
      <w:r w:rsidRPr="00B5468B">
        <w:rPr>
          <w:rFonts w:asciiTheme="majorHAnsi" w:hAnsiTheme="majorHAnsi" w:cstheme="majorHAnsi"/>
          <w:lang w:val="en-US"/>
        </w:rPr>
        <w:t>retrievals over the golf course corresponding to shadow dominated pixels. There are also large built</w:t>
      </w:r>
      <w:r>
        <w:rPr>
          <w:rFonts w:asciiTheme="majorHAnsi" w:hAnsiTheme="majorHAnsi" w:cstheme="majorHAnsi"/>
          <w:lang w:val="en-US"/>
        </w:rPr>
        <w:t>-</w:t>
      </w:r>
      <w:r w:rsidRPr="00B5468B">
        <w:rPr>
          <w:rFonts w:asciiTheme="majorHAnsi" w:hAnsiTheme="majorHAnsi" w:cstheme="majorHAnsi"/>
          <w:lang w:val="en-US"/>
        </w:rPr>
        <w:t>up industrial areas with zero fCOVER.</w:t>
      </w:r>
    </w:p>
    <w:p w14:paraId="49B33BD6" w14:textId="77777777" w:rsidR="00C15136" w:rsidRPr="00B5468B" w:rsidRDefault="00C15136" w:rsidP="00C15136">
      <w:pPr>
        <w:spacing w:line="360" w:lineRule="auto"/>
        <w:rPr>
          <w:rFonts w:asciiTheme="majorHAnsi" w:hAnsiTheme="majorHAnsi" w:cstheme="majorHAnsi"/>
          <w:lang w:val="en-US"/>
        </w:rPr>
      </w:pPr>
    </w:p>
    <w:p w14:paraId="7B4FDCC2" w14:textId="21C58BAE" w:rsidR="00F628C3" w:rsidRPr="00795EBF" w:rsidRDefault="00C15136" w:rsidP="00795EBF">
      <w:pPr>
        <w:spacing w:line="360" w:lineRule="auto"/>
        <w:rPr>
          <w:rFonts w:asciiTheme="majorHAnsi" w:hAnsiTheme="majorHAnsi" w:cstheme="majorHAnsi"/>
          <w:lang w:val="en-US"/>
        </w:rPr>
      </w:pPr>
      <w:r w:rsidRPr="00503417">
        <w:rPr>
          <w:rFonts w:asciiTheme="majorHAnsi" w:hAnsiTheme="majorHAnsi" w:cstheme="majorHAnsi"/>
          <w:lang w:val="en-US"/>
        </w:rPr>
        <w:t xml:space="preserve">All of the downscaling methods blur detail over the golf course and at edges of vegetated and non-vegetated patches in built-up areas; with increasing blurring in order of D3-10, D2-10, D4-10 and finally R1-10. D2-10 and D3-10 are similar over vegetated areas and are able to resolve variations in fCOVER along linear forested patches bordering golf greens. This ranking is in contrast to the </w:t>
      </w:r>
      <w:commentRangeStart w:id="74"/>
      <w:r w:rsidRPr="00503417">
        <w:rPr>
          <w:rFonts w:asciiTheme="majorHAnsi" w:hAnsiTheme="majorHAnsi" w:cstheme="majorHAnsi"/>
          <w:lang w:val="en-US"/>
        </w:rPr>
        <w:t>SSI</w:t>
      </w:r>
      <w:commentRangeEnd w:id="74"/>
      <w:r w:rsidR="001B7616" w:rsidRPr="00503417">
        <w:rPr>
          <w:rStyle w:val="CommentReference"/>
        </w:rPr>
        <w:commentReference w:id="74"/>
      </w:r>
      <w:r w:rsidRPr="00503417">
        <w:rPr>
          <w:rFonts w:asciiTheme="majorHAnsi" w:hAnsiTheme="majorHAnsi" w:cstheme="majorHAnsi"/>
          <w:lang w:val="en-US"/>
        </w:rPr>
        <w:t xml:space="preserve"> ranking for the subregion where R1-10 has the highest SSI (0.51); although D3-10 appears as the second best SSI (0.46). All methods </w:t>
      </w:r>
      <w:r w:rsidR="001B7616" w:rsidRPr="00795EBF">
        <w:rPr>
          <w:rFonts w:asciiTheme="majorHAnsi" w:hAnsiTheme="majorHAnsi" w:cstheme="majorHAnsi"/>
          <w:lang w:val="en-US"/>
        </w:rPr>
        <w:t>have</w:t>
      </w:r>
      <w:r w:rsidRPr="00503417">
        <w:rPr>
          <w:rFonts w:asciiTheme="majorHAnsi" w:hAnsiTheme="majorHAnsi" w:cstheme="majorHAnsi"/>
          <w:lang w:val="en-US"/>
        </w:rPr>
        <w:t xml:space="preserve"> a similar RMSE (range 0.09 to 0.11) and retrieve non-zero fCOVER over the industrial areas where the reference fCOVER is mapped as zero.</w:t>
      </w:r>
      <w:r w:rsidRPr="00B5468B">
        <w:rPr>
          <w:rFonts w:asciiTheme="majorHAnsi" w:hAnsiTheme="majorHAnsi" w:cstheme="majorHAnsi"/>
          <w:lang w:val="en-US"/>
        </w:rPr>
        <w:t xml:space="preserve"> </w:t>
      </w:r>
    </w:p>
    <w:p w14:paraId="4865BBDA" w14:textId="77777777" w:rsidR="007B04CE" w:rsidRDefault="007B04CE" w:rsidP="00795EBF">
      <w:pPr>
        <w:keepNext/>
      </w:pPr>
      <w:r>
        <w:rPr>
          <w:noProof/>
          <w:lang w:val="en-CA"/>
        </w:rPr>
        <w:lastRenderedPageBreak/>
        <w:drawing>
          <wp:inline distT="0" distB="0" distL="0" distR="0" wp14:anchorId="360F396F" wp14:editId="4F564219">
            <wp:extent cx="4791600" cy="6962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itchener.jpg"/>
                    <pic:cNvPicPr/>
                  </pic:nvPicPr>
                  <pic:blipFill rotWithShape="1">
                    <a:blip r:embed="rId55">
                      <a:extLst>
                        <a:ext uri="{28A0092B-C50C-407E-A947-70E740481C1C}">
                          <a14:useLocalDpi xmlns:a14="http://schemas.microsoft.com/office/drawing/2010/main" val="0"/>
                        </a:ext>
                      </a:extLst>
                    </a:blip>
                    <a:srcRect l="6891" t="9015" r="15705" b="6610"/>
                    <a:stretch/>
                  </pic:blipFill>
                  <pic:spPr bwMode="auto">
                    <a:xfrm>
                      <a:off x="0" y="0"/>
                      <a:ext cx="4791600" cy="6962400"/>
                    </a:xfrm>
                    <a:prstGeom prst="rect">
                      <a:avLst/>
                    </a:prstGeom>
                    <a:ln>
                      <a:noFill/>
                    </a:ln>
                    <a:extLst>
                      <a:ext uri="{53640926-AAD7-44D8-BBD7-CCE9431645EC}">
                        <a14:shadowObscured xmlns:a14="http://schemas.microsoft.com/office/drawing/2010/main"/>
                      </a:ext>
                    </a:extLst>
                  </pic:spPr>
                </pic:pic>
              </a:graphicData>
            </a:graphic>
          </wp:inline>
        </w:drawing>
      </w:r>
    </w:p>
    <w:p w14:paraId="76615781" w14:textId="6161926F" w:rsidR="00CB0DA4" w:rsidRDefault="007B04CE" w:rsidP="00795EBF">
      <w:pPr>
        <w:pStyle w:val="Caption"/>
        <w:rPr>
          <w:rFonts w:asciiTheme="majorHAnsi" w:hAnsiTheme="majorHAnsi" w:cstheme="majorHAnsi"/>
        </w:rPr>
      </w:pPr>
      <w:bookmarkStart w:id="75" w:name="_Ref77962405"/>
      <w:r w:rsidRPr="00795EBF">
        <w:rPr>
          <w:rFonts w:asciiTheme="majorHAnsi" w:hAnsiTheme="majorHAnsi" w:cstheme="majorHAnsi"/>
          <w:i w:val="0"/>
          <w:color w:val="auto"/>
          <w:sz w:val="22"/>
          <w:szCs w:val="22"/>
        </w:rPr>
        <w:t xml:space="preserve">Figure </w:t>
      </w:r>
      <w:r w:rsidRPr="00795EBF">
        <w:rPr>
          <w:rFonts w:asciiTheme="majorHAnsi" w:hAnsiTheme="majorHAnsi" w:cstheme="majorHAnsi"/>
          <w:i w:val="0"/>
          <w:color w:val="auto"/>
          <w:sz w:val="22"/>
          <w:szCs w:val="22"/>
        </w:rPr>
        <w:fldChar w:fldCharType="begin"/>
      </w:r>
      <w:r w:rsidRPr="00795EBF">
        <w:rPr>
          <w:rFonts w:asciiTheme="majorHAnsi" w:hAnsiTheme="majorHAnsi" w:cstheme="majorHAnsi"/>
          <w:i w:val="0"/>
          <w:color w:val="auto"/>
          <w:sz w:val="22"/>
          <w:szCs w:val="22"/>
        </w:rPr>
        <w:instrText xml:space="preserve"> SEQ Figure \* ARABIC </w:instrText>
      </w:r>
      <w:r w:rsidRPr="00795EBF">
        <w:rPr>
          <w:rFonts w:asciiTheme="majorHAnsi" w:hAnsiTheme="majorHAnsi" w:cstheme="majorHAnsi"/>
          <w:i w:val="0"/>
          <w:color w:val="auto"/>
          <w:sz w:val="22"/>
          <w:szCs w:val="22"/>
        </w:rPr>
        <w:fldChar w:fldCharType="separate"/>
      </w:r>
      <w:r w:rsidR="00BE72EF">
        <w:rPr>
          <w:rFonts w:asciiTheme="majorHAnsi" w:hAnsiTheme="majorHAnsi" w:cstheme="majorHAnsi"/>
          <w:i w:val="0"/>
          <w:noProof/>
          <w:color w:val="auto"/>
          <w:sz w:val="22"/>
          <w:szCs w:val="22"/>
        </w:rPr>
        <w:t>7</w:t>
      </w:r>
      <w:r w:rsidRPr="00795EBF">
        <w:rPr>
          <w:rFonts w:asciiTheme="majorHAnsi" w:hAnsiTheme="majorHAnsi" w:cstheme="majorHAnsi"/>
          <w:i w:val="0"/>
          <w:color w:val="auto"/>
          <w:sz w:val="22"/>
          <w:szCs w:val="22"/>
        </w:rPr>
        <w:fldChar w:fldCharType="end"/>
      </w:r>
      <w:bookmarkEnd w:id="75"/>
      <w:r w:rsidRPr="00795EBF">
        <w:rPr>
          <w:rFonts w:asciiTheme="majorHAnsi" w:hAnsiTheme="majorHAnsi" w:cstheme="majorHAnsi"/>
          <w:i w:val="0"/>
          <w:color w:val="auto"/>
          <w:sz w:val="22"/>
          <w:szCs w:val="22"/>
        </w:rPr>
        <w:t xml:space="preserve">. Comparison of 10m fCOVER for </w:t>
      </w:r>
      <w:r w:rsidR="0080101E">
        <w:rPr>
          <w:rFonts w:asciiTheme="majorHAnsi" w:hAnsiTheme="majorHAnsi" w:cstheme="majorHAnsi"/>
          <w:i w:val="0"/>
          <w:color w:val="auto"/>
          <w:sz w:val="22"/>
          <w:szCs w:val="22"/>
        </w:rPr>
        <w:t xml:space="preserve">5kmx5km </w:t>
      </w:r>
      <w:r w:rsidRPr="007B04CE">
        <w:rPr>
          <w:rFonts w:asciiTheme="majorHAnsi" w:hAnsiTheme="majorHAnsi" w:cstheme="majorHAnsi"/>
          <w:i w:val="0"/>
          <w:color w:val="auto"/>
          <w:sz w:val="22"/>
          <w:szCs w:val="22"/>
        </w:rPr>
        <w:t>Kitchener</w:t>
      </w:r>
      <w:r w:rsidR="0080101E">
        <w:rPr>
          <w:rFonts w:asciiTheme="majorHAnsi" w:hAnsiTheme="majorHAnsi" w:cstheme="majorHAnsi"/>
          <w:i w:val="0"/>
          <w:color w:val="auto"/>
          <w:sz w:val="22"/>
          <w:szCs w:val="22"/>
        </w:rPr>
        <w:t xml:space="preserve"> subset</w:t>
      </w:r>
      <w:r w:rsidRPr="00795EBF">
        <w:rPr>
          <w:rFonts w:asciiTheme="majorHAnsi" w:hAnsiTheme="majorHAnsi" w:cstheme="majorHAnsi"/>
          <w:i w:val="0"/>
          <w:color w:val="auto"/>
          <w:sz w:val="22"/>
          <w:szCs w:val="22"/>
        </w:rPr>
        <w:t xml:space="preserve"> using (b) reference and (</w:t>
      </w:r>
      <w:r w:rsidR="00FC0116" w:rsidRPr="00795EBF">
        <w:rPr>
          <w:rFonts w:asciiTheme="majorHAnsi" w:hAnsiTheme="majorHAnsi" w:cstheme="majorHAnsi"/>
          <w:i w:val="0"/>
          <w:color w:val="auto"/>
          <w:sz w:val="22"/>
          <w:szCs w:val="22"/>
        </w:rPr>
        <w:t>c, d, e, f</w:t>
      </w:r>
      <w:r w:rsidRPr="00795EBF">
        <w:rPr>
          <w:rFonts w:asciiTheme="majorHAnsi" w:hAnsiTheme="majorHAnsi" w:cstheme="majorHAnsi"/>
          <w:i w:val="0"/>
          <w:color w:val="auto"/>
          <w:sz w:val="22"/>
          <w:szCs w:val="22"/>
        </w:rPr>
        <w:t>) selected downscaling treatments using common color s</w:t>
      </w:r>
      <w:r w:rsidR="00BE72EF">
        <w:rPr>
          <w:rFonts w:asciiTheme="majorHAnsi" w:hAnsiTheme="majorHAnsi" w:cstheme="majorHAnsi"/>
          <w:i w:val="0"/>
          <w:color w:val="auto"/>
          <w:sz w:val="22"/>
          <w:szCs w:val="22"/>
        </w:rPr>
        <w:t>cale. Panel a. shows t</w:t>
      </w:r>
      <w:r w:rsidRPr="00795EBF">
        <w:rPr>
          <w:rFonts w:asciiTheme="majorHAnsi" w:hAnsiTheme="majorHAnsi" w:cstheme="majorHAnsi"/>
          <w:i w:val="0"/>
          <w:color w:val="auto"/>
          <w:sz w:val="22"/>
          <w:szCs w:val="22"/>
        </w:rPr>
        <w:t xml:space="preserve">rue colour WV3 radiance image. </w:t>
      </w:r>
      <w:r w:rsidR="00BE72EF" w:rsidRPr="00B5468B">
        <w:rPr>
          <w:rFonts w:asciiTheme="majorHAnsi" w:hAnsiTheme="majorHAnsi" w:cstheme="majorHAnsi"/>
          <w:i w:val="0"/>
          <w:color w:val="auto"/>
          <w:sz w:val="22"/>
          <w:szCs w:val="22"/>
        </w:rPr>
        <w:t>Invalid pixels mapped dark purple in reference image.</w:t>
      </w:r>
    </w:p>
    <w:p w14:paraId="7CD6CCF6" w14:textId="77777777" w:rsidR="00BE72EF" w:rsidRPr="00795EBF" w:rsidRDefault="00BE72EF"/>
    <w:p w14:paraId="0F66F7C9" w14:textId="7D6366C3" w:rsidR="00CB0DA4" w:rsidRDefault="00F3084B" w:rsidP="00795EBF">
      <w:pPr>
        <w:pStyle w:val="Heading3"/>
      </w:pPr>
      <w:r>
        <w:lastRenderedPageBreak/>
        <w:t>Fox Creek South</w:t>
      </w:r>
    </w:p>
    <w:p w14:paraId="7322F0F2" w14:textId="77777777" w:rsidR="00C15136" w:rsidRDefault="00C15136" w:rsidP="00C15136"/>
    <w:p w14:paraId="1E826C2D" w14:textId="696A30B6" w:rsidR="00C15136" w:rsidRPr="00B5468B" w:rsidRDefault="00C15136" w:rsidP="00C15136">
      <w:pPr>
        <w:spacing w:line="360" w:lineRule="auto"/>
        <w:rPr>
          <w:rFonts w:asciiTheme="majorHAnsi" w:hAnsiTheme="majorHAnsi" w:cstheme="majorHAnsi"/>
        </w:rPr>
      </w:pPr>
      <w:r w:rsidRPr="00B5468B">
        <w:rPr>
          <w:rFonts w:asciiTheme="majorHAnsi" w:hAnsiTheme="majorHAnsi" w:cstheme="majorHAnsi"/>
        </w:rPr>
        <w:t xml:space="preserve">Fox Creek South </w:t>
      </w:r>
      <w:r>
        <w:rPr>
          <w:rFonts w:asciiTheme="majorHAnsi" w:hAnsiTheme="majorHAnsi" w:cstheme="majorHAnsi"/>
        </w:rPr>
        <w:t>is</w:t>
      </w:r>
      <w:r w:rsidRPr="00B5468B">
        <w:rPr>
          <w:rFonts w:asciiTheme="majorHAnsi" w:hAnsiTheme="majorHAnsi" w:cstheme="majorHAnsi"/>
        </w:rPr>
        <w:t xml:space="preserve"> a natural boreal </w:t>
      </w:r>
      <w:r>
        <w:rPr>
          <w:rFonts w:asciiTheme="majorHAnsi" w:hAnsiTheme="majorHAnsi" w:cstheme="majorHAnsi"/>
        </w:rPr>
        <w:t xml:space="preserve">forest </w:t>
      </w:r>
      <w:r w:rsidRPr="00B5468B">
        <w:rPr>
          <w:rFonts w:asciiTheme="majorHAnsi" w:hAnsiTheme="majorHAnsi" w:cstheme="majorHAnsi"/>
        </w:rPr>
        <w:t xml:space="preserve">landscape with multiple disturbances with a range of spatial footprints including forest harvest blocks, seismic lines, oil extraction sites, and transportation corridors. A subarea containing all of these disturbances was </w:t>
      </w:r>
      <w:r w:rsidRPr="00503417">
        <w:rPr>
          <w:rFonts w:asciiTheme="majorHAnsi" w:hAnsiTheme="majorHAnsi" w:cstheme="majorHAnsi"/>
        </w:rPr>
        <w:t>selected (</w:t>
      </w:r>
      <w:r w:rsidRPr="00503417">
        <w:rPr>
          <w:rFonts w:asciiTheme="majorHAnsi" w:hAnsiTheme="majorHAnsi" w:cstheme="majorHAnsi"/>
        </w:rPr>
        <w:fldChar w:fldCharType="begin"/>
      </w:r>
      <w:r w:rsidRPr="00503417">
        <w:rPr>
          <w:rFonts w:asciiTheme="majorHAnsi" w:hAnsiTheme="majorHAnsi" w:cstheme="majorHAnsi"/>
        </w:rPr>
        <w:instrText xml:space="preserve"> REF _Ref77962428 \h </w:instrText>
      </w:r>
      <w:r w:rsidR="00503417" w:rsidRPr="00795EBF">
        <w:rPr>
          <w:rFonts w:asciiTheme="majorHAnsi" w:hAnsiTheme="majorHAnsi" w:cstheme="majorHAnsi"/>
        </w:rPr>
        <w:instrText xml:space="preserve"> \* MERGEFORMAT </w:instrText>
      </w:r>
      <w:r w:rsidRPr="00503417">
        <w:rPr>
          <w:rFonts w:asciiTheme="majorHAnsi" w:hAnsiTheme="majorHAnsi" w:cstheme="majorHAnsi"/>
        </w:rPr>
      </w:r>
      <w:r w:rsidRPr="00503417">
        <w:rPr>
          <w:rFonts w:asciiTheme="majorHAnsi" w:hAnsiTheme="majorHAnsi" w:cstheme="majorHAnsi"/>
        </w:rPr>
        <w:fldChar w:fldCharType="separate"/>
      </w:r>
      <w:r w:rsidRPr="00503417">
        <w:rPr>
          <w:rFonts w:asciiTheme="majorHAnsi" w:hAnsiTheme="majorHAnsi" w:cstheme="majorHAnsi"/>
        </w:rPr>
        <w:t xml:space="preserve">Figure </w:t>
      </w:r>
      <w:r w:rsidRPr="00795EBF">
        <w:rPr>
          <w:rFonts w:asciiTheme="majorHAnsi" w:hAnsiTheme="majorHAnsi" w:cstheme="majorHAnsi"/>
          <w:noProof/>
        </w:rPr>
        <w:t>8</w:t>
      </w:r>
      <w:r w:rsidRPr="00503417">
        <w:rPr>
          <w:rFonts w:asciiTheme="majorHAnsi" w:hAnsiTheme="majorHAnsi" w:cstheme="majorHAnsi"/>
        </w:rPr>
        <w:fldChar w:fldCharType="end"/>
      </w:r>
      <w:r w:rsidRPr="00503417">
        <w:rPr>
          <w:rFonts w:asciiTheme="majorHAnsi" w:hAnsiTheme="majorHAnsi" w:cstheme="majorHAnsi"/>
        </w:rPr>
        <w:t>).</w:t>
      </w:r>
    </w:p>
    <w:p w14:paraId="0C7CC25B" w14:textId="77777777" w:rsidR="00C15136" w:rsidRPr="00B5468B" w:rsidRDefault="00C15136" w:rsidP="00C15136">
      <w:pPr>
        <w:spacing w:line="360" w:lineRule="auto"/>
        <w:rPr>
          <w:rFonts w:asciiTheme="majorHAnsi" w:hAnsiTheme="majorHAnsi" w:cstheme="majorHAnsi"/>
          <w:lang w:val="en-US"/>
        </w:rPr>
      </w:pPr>
    </w:p>
    <w:p w14:paraId="2938E5E4" w14:textId="16434449" w:rsidR="00C15136" w:rsidRPr="00B5468B" w:rsidRDefault="00C15136" w:rsidP="00C15136">
      <w:pPr>
        <w:spacing w:line="360" w:lineRule="auto"/>
        <w:rPr>
          <w:rFonts w:asciiTheme="majorHAnsi" w:hAnsiTheme="majorHAnsi" w:cstheme="majorHAnsi"/>
          <w:lang w:val="en-US"/>
        </w:rPr>
      </w:pPr>
      <w:r w:rsidRPr="00B5468B">
        <w:rPr>
          <w:rFonts w:asciiTheme="majorHAnsi" w:hAnsiTheme="majorHAnsi" w:cstheme="majorHAnsi"/>
          <w:lang w:val="en-US"/>
        </w:rPr>
        <w:t>The reference fCOVER map captures patches and linear features with relative constant within patch fCOVER typical of boreal forests (&gt;0.5) and more moderate fCOVER over harve</w:t>
      </w:r>
      <w:r>
        <w:rPr>
          <w:rFonts w:asciiTheme="majorHAnsi" w:hAnsiTheme="majorHAnsi" w:cstheme="majorHAnsi"/>
          <w:lang w:val="en-US"/>
        </w:rPr>
        <w:t>s</w:t>
      </w:r>
      <w:r w:rsidRPr="00B5468B">
        <w:rPr>
          <w:rFonts w:asciiTheme="majorHAnsi" w:hAnsiTheme="majorHAnsi" w:cstheme="majorHAnsi"/>
          <w:lang w:val="en-US"/>
        </w:rPr>
        <w:t>t blocks with shrubs and grasse</w:t>
      </w:r>
      <w:r w:rsidR="00503417">
        <w:rPr>
          <w:rFonts w:asciiTheme="majorHAnsi" w:hAnsiTheme="majorHAnsi" w:cstheme="majorHAnsi"/>
          <w:lang w:val="en-US"/>
        </w:rPr>
        <w:t>s</w:t>
      </w:r>
      <w:r w:rsidRPr="00B5468B">
        <w:rPr>
          <w:rFonts w:asciiTheme="majorHAnsi" w:hAnsiTheme="majorHAnsi" w:cstheme="majorHAnsi"/>
          <w:lang w:val="en-US"/>
        </w:rPr>
        <w:t xml:space="preserve"> (between 0.2 and 0.5). There are more frequent invalid retrievals compared to Kitchener as expected given the greater likelihood of cast shows from forests onto disturbed areas with shorter vegetation.</w:t>
      </w:r>
    </w:p>
    <w:p w14:paraId="06D82496" w14:textId="77777777" w:rsidR="00C15136" w:rsidRPr="00B5468B" w:rsidRDefault="00C15136" w:rsidP="00C15136">
      <w:pPr>
        <w:spacing w:line="360" w:lineRule="auto"/>
        <w:rPr>
          <w:rFonts w:asciiTheme="majorHAnsi" w:hAnsiTheme="majorHAnsi" w:cstheme="majorHAnsi"/>
          <w:lang w:val="en-US"/>
        </w:rPr>
      </w:pPr>
    </w:p>
    <w:p w14:paraId="2D005048" w14:textId="2D955976" w:rsidR="00C15136" w:rsidRDefault="00C15136" w:rsidP="00C15136">
      <w:pPr>
        <w:spacing w:line="360" w:lineRule="auto"/>
        <w:rPr>
          <w:rFonts w:asciiTheme="majorHAnsi" w:hAnsiTheme="majorHAnsi" w:cstheme="majorHAnsi"/>
          <w:lang w:val="en-US"/>
        </w:rPr>
      </w:pPr>
      <w:r w:rsidRPr="00503417">
        <w:rPr>
          <w:rFonts w:asciiTheme="majorHAnsi" w:hAnsiTheme="majorHAnsi" w:cstheme="majorHAnsi"/>
          <w:lang w:val="en-US"/>
        </w:rPr>
        <w:t>As with Kitchener, R1-10 shows the greatest blurring, followed by D4-10. While D2-10 and D3-10 are similar within large patches, D2-10 captures more detail within the fragmented forested areas at the left border of the site. However, D2-10 also tends to overestimate fCOVER over forested pixels in comparison to reference resulting in the highest RMSE (0.06) and lowest SSI (0.12). In contrast</w:t>
      </w:r>
      <w:r w:rsidR="00514B8F" w:rsidRPr="00503417">
        <w:rPr>
          <w:rFonts w:asciiTheme="majorHAnsi" w:hAnsiTheme="majorHAnsi" w:cstheme="majorHAnsi"/>
          <w:lang w:val="en-US"/>
        </w:rPr>
        <w:t>,</w:t>
      </w:r>
      <w:r w:rsidRPr="00503417">
        <w:rPr>
          <w:rFonts w:asciiTheme="majorHAnsi" w:hAnsiTheme="majorHAnsi" w:cstheme="majorHAnsi"/>
          <w:lang w:val="en-US"/>
        </w:rPr>
        <w:t xml:space="preserve"> D3-10 had the lowest RMSE (0.035) and highest SSI (0.0</w:t>
      </w:r>
      <w:r w:rsidR="00503417" w:rsidRPr="00503417">
        <w:rPr>
          <w:rFonts w:asciiTheme="majorHAnsi" w:hAnsiTheme="majorHAnsi" w:cstheme="majorHAnsi"/>
          <w:lang w:val="en-US"/>
        </w:rPr>
        <w:t>17</w:t>
      </w:r>
      <w:r w:rsidRPr="00503417">
        <w:rPr>
          <w:rFonts w:asciiTheme="majorHAnsi" w:hAnsiTheme="majorHAnsi" w:cstheme="majorHAnsi"/>
          <w:lang w:val="en-US"/>
        </w:rPr>
        <w:t xml:space="preserve">) of all treatments. It is </w:t>
      </w:r>
      <w:r w:rsidR="00B920F9" w:rsidRPr="00503417">
        <w:rPr>
          <w:rFonts w:asciiTheme="majorHAnsi" w:hAnsiTheme="majorHAnsi" w:cstheme="majorHAnsi"/>
          <w:lang w:val="en-US"/>
        </w:rPr>
        <w:t>noteworthy</w:t>
      </w:r>
      <w:r w:rsidRPr="00503417">
        <w:rPr>
          <w:rFonts w:asciiTheme="majorHAnsi" w:hAnsiTheme="majorHAnsi" w:cstheme="majorHAnsi"/>
          <w:lang w:val="en-US"/>
        </w:rPr>
        <w:t xml:space="preserve"> that R-10 also had a high SSI (0.016) but at the cost of also a high RMSE (0.05</w:t>
      </w:r>
      <w:r w:rsidRPr="0080101E">
        <w:rPr>
          <w:rFonts w:asciiTheme="majorHAnsi" w:hAnsiTheme="majorHAnsi" w:cstheme="majorHAnsi"/>
          <w:lang w:val="en-US"/>
        </w:rPr>
        <w:t>)</w:t>
      </w:r>
      <w:r w:rsidR="00503417" w:rsidRPr="0080101E">
        <w:rPr>
          <w:rFonts w:asciiTheme="majorHAnsi" w:hAnsiTheme="majorHAnsi" w:cstheme="majorHAnsi"/>
          <w:lang w:val="en-US"/>
        </w:rPr>
        <w:t xml:space="preserve"> (</w:t>
      </w:r>
      <w:r w:rsidR="00503417" w:rsidRPr="008F54E2">
        <w:rPr>
          <w:rFonts w:asciiTheme="majorHAnsi" w:hAnsiTheme="majorHAnsi" w:cstheme="majorHAnsi"/>
          <w:lang w:val="en-US"/>
        </w:rPr>
        <w:fldChar w:fldCharType="begin"/>
      </w:r>
      <w:r w:rsidR="00503417" w:rsidRPr="0080101E">
        <w:rPr>
          <w:rFonts w:asciiTheme="majorHAnsi" w:hAnsiTheme="majorHAnsi" w:cstheme="majorHAnsi"/>
          <w:lang w:val="en-US"/>
        </w:rPr>
        <w:instrText xml:space="preserve"> REF _Ref80289499 \h </w:instrText>
      </w:r>
      <w:r w:rsidR="0080101E">
        <w:rPr>
          <w:rFonts w:asciiTheme="majorHAnsi" w:hAnsiTheme="majorHAnsi" w:cstheme="majorHAnsi"/>
          <w:lang w:val="en-US"/>
        </w:rPr>
        <w:instrText xml:space="preserve"> \* MERGEFORMAT </w:instrText>
      </w:r>
      <w:r w:rsidR="00503417" w:rsidRPr="008F54E2">
        <w:rPr>
          <w:rFonts w:asciiTheme="majorHAnsi" w:hAnsiTheme="majorHAnsi" w:cstheme="majorHAnsi"/>
          <w:lang w:val="en-US"/>
        </w:rPr>
      </w:r>
      <w:r w:rsidR="00503417" w:rsidRPr="008F54E2">
        <w:rPr>
          <w:rFonts w:asciiTheme="majorHAnsi" w:hAnsiTheme="majorHAnsi" w:cstheme="majorHAnsi"/>
          <w:lang w:val="en-US"/>
        </w:rPr>
        <w:fldChar w:fldCharType="separate"/>
      </w:r>
      <w:r w:rsidR="00503417" w:rsidRPr="008F54E2">
        <w:rPr>
          <w:rFonts w:asciiTheme="majorHAnsi" w:hAnsiTheme="majorHAnsi" w:cstheme="majorHAnsi"/>
        </w:rPr>
        <w:t xml:space="preserve">Figure </w:t>
      </w:r>
      <w:r w:rsidR="00503417" w:rsidRPr="008F54E2">
        <w:rPr>
          <w:rFonts w:asciiTheme="majorHAnsi" w:hAnsiTheme="majorHAnsi" w:cstheme="majorHAnsi"/>
          <w:noProof/>
        </w:rPr>
        <w:t>3</w:t>
      </w:r>
      <w:r w:rsidR="00503417" w:rsidRPr="008F54E2">
        <w:rPr>
          <w:rFonts w:asciiTheme="majorHAnsi" w:hAnsiTheme="majorHAnsi" w:cstheme="majorHAnsi"/>
          <w:lang w:val="en-US"/>
        </w:rPr>
        <w:fldChar w:fldCharType="end"/>
      </w:r>
      <w:r w:rsidR="00503417" w:rsidRPr="0080101E">
        <w:rPr>
          <w:rFonts w:asciiTheme="majorHAnsi" w:hAnsiTheme="majorHAnsi" w:cstheme="majorHAnsi"/>
          <w:lang w:val="en-US"/>
        </w:rPr>
        <w:t>).</w:t>
      </w:r>
      <w:r w:rsidR="00503417">
        <w:rPr>
          <w:rFonts w:asciiTheme="majorHAnsi" w:hAnsiTheme="majorHAnsi" w:cstheme="majorHAnsi"/>
          <w:lang w:val="en-US"/>
        </w:rPr>
        <w:t xml:space="preserve"> </w:t>
      </w:r>
    </w:p>
    <w:p w14:paraId="56EB40D1" w14:textId="77777777" w:rsidR="007B04CE" w:rsidRPr="00B5468B" w:rsidRDefault="007B04CE" w:rsidP="007B04CE">
      <w:pPr>
        <w:spacing w:line="360" w:lineRule="auto"/>
        <w:rPr>
          <w:rFonts w:asciiTheme="majorHAnsi" w:hAnsiTheme="majorHAnsi" w:cstheme="majorHAnsi"/>
          <w:lang w:val="en-US"/>
        </w:rPr>
      </w:pPr>
    </w:p>
    <w:p w14:paraId="379DF814" w14:textId="77777777" w:rsidR="007B04CE" w:rsidRPr="00B5468B" w:rsidRDefault="007B04CE" w:rsidP="007B04CE">
      <w:pPr>
        <w:spacing w:line="360" w:lineRule="auto"/>
        <w:rPr>
          <w:rFonts w:asciiTheme="majorHAnsi" w:hAnsiTheme="majorHAnsi" w:cstheme="majorHAnsi"/>
          <w:lang w:val="en-US"/>
        </w:rPr>
      </w:pPr>
    </w:p>
    <w:p w14:paraId="4287FF05" w14:textId="77777777" w:rsidR="007B04CE" w:rsidRDefault="007B04CE" w:rsidP="00795EBF">
      <w:pPr>
        <w:spacing w:line="360" w:lineRule="auto"/>
        <w:rPr>
          <w:rFonts w:asciiTheme="majorHAnsi" w:hAnsiTheme="majorHAnsi" w:cstheme="majorHAnsi"/>
          <w:lang w:val="en-US"/>
        </w:rPr>
      </w:pPr>
    </w:p>
    <w:p w14:paraId="69064271" w14:textId="77777777" w:rsidR="00BB61B4" w:rsidRPr="00795EBF" w:rsidRDefault="00BB61B4" w:rsidP="00795EBF">
      <w:pPr>
        <w:spacing w:line="360" w:lineRule="auto"/>
        <w:rPr>
          <w:rFonts w:asciiTheme="majorHAnsi" w:hAnsiTheme="majorHAnsi" w:cstheme="majorHAnsi"/>
          <w:lang w:val="en-US"/>
        </w:rPr>
      </w:pPr>
    </w:p>
    <w:p w14:paraId="41D5020D" w14:textId="1C96F81D" w:rsidR="00CB0DA4" w:rsidRDefault="00CB0DA4">
      <w:r>
        <w:br w:type="page"/>
      </w:r>
    </w:p>
    <w:p w14:paraId="16A86A0F" w14:textId="4747C1D0" w:rsidR="00E85241" w:rsidRDefault="00E85241" w:rsidP="00795EBF">
      <w:pPr>
        <w:keepNext/>
      </w:pPr>
      <w:r>
        <w:rPr>
          <w:noProof/>
          <w:lang w:val="en-CA"/>
        </w:rPr>
        <w:lastRenderedPageBreak/>
        <w:drawing>
          <wp:inline distT="0" distB="0" distL="0" distR="0" wp14:anchorId="26E32DB8" wp14:editId="3B910708">
            <wp:extent cx="4946400" cy="69624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xcreeks.jpg"/>
                    <pic:cNvPicPr/>
                  </pic:nvPicPr>
                  <pic:blipFill rotWithShape="1">
                    <a:blip r:embed="rId56">
                      <a:extLst>
                        <a:ext uri="{28A0092B-C50C-407E-A947-70E740481C1C}">
                          <a14:useLocalDpi xmlns:a14="http://schemas.microsoft.com/office/drawing/2010/main" val="0"/>
                        </a:ext>
                      </a:extLst>
                    </a:blip>
                    <a:srcRect l="6570" t="9856" r="14744" b="7092"/>
                    <a:stretch/>
                  </pic:blipFill>
                  <pic:spPr bwMode="auto">
                    <a:xfrm>
                      <a:off x="0" y="0"/>
                      <a:ext cx="4946400" cy="6962400"/>
                    </a:xfrm>
                    <a:prstGeom prst="rect">
                      <a:avLst/>
                    </a:prstGeom>
                    <a:ln>
                      <a:noFill/>
                    </a:ln>
                    <a:extLst>
                      <a:ext uri="{53640926-AAD7-44D8-BBD7-CCE9431645EC}">
                        <a14:shadowObscured xmlns:a14="http://schemas.microsoft.com/office/drawing/2010/main"/>
                      </a:ext>
                    </a:extLst>
                  </pic:spPr>
                </pic:pic>
              </a:graphicData>
            </a:graphic>
          </wp:inline>
        </w:drawing>
      </w:r>
    </w:p>
    <w:p w14:paraId="66B9292E" w14:textId="17C40AC9" w:rsidR="00F628C3" w:rsidRDefault="00E85241" w:rsidP="00795EBF">
      <w:pPr>
        <w:pStyle w:val="Caption"/>
        <w:rPr>
          <w:rFonts w:asciiTheme="majorHAnsi" w:hAnsiTheme="majorHAnsi" w:cstheme="majorHAnsi"/>
        </w:rPr>
      </w:pPr>
      <w:bookmarkStart w:id="76" w:name="_Ref77962428"/>
      <w:r w:rsidRPr="00795EBF">
        <w:rPr>
          <w:rFonts w:asciiTheme="majorHAnsi" w:hAnsiTheme="majorHAnsi" w:cstheme="majorHAnsi"/>
          <w:i w:val="0"/>
          <w:color w:val="auto"/>
          <w:sz w:val="22"/>
          <w:szCs w:val="22"/>
        </w:rPr>
        <w:t xml:space="preserve">Figure </w:t>
      </w:r>
      <w:r w:rsidRPr="00795EBF">
        <w:rPr>
          <w:rFonts w:asciiTheme="majorHAnsi" w:hAnsiTheme="majorHAnsi" w:cstheme="majorHAnsi"/>
          <w:i w:val="0"/>
          <w:color w:val="auto"/>
          <w:sz w:val="22"/>
          <w:szCs w:val="22"/>
        </w:rPr>
        <w:fldChar w:fldCharType="begin"/>
      </w:r>
      <w:r w:rsidRPr="00795EBF">
        <w:rPr>
          <w:rFonts w:asciiTheme="majorHAnsi" w:hAnsiTheme="majorHAnsi" w:cstheme="majorHAnsi"/>
          <w:i w:val="0"/>
          <w:color w:val="auto"/>
          <w:sz w:val="22"/>
          <w:szCs w:val="22"/>
        </w:rPr>
        <w:instrText xml:space="preserve"> SEQ Figure \* ARABIC </w:instrText>
      </w:r>
      <w:r w:rsidRPr="00795EBF">
        <w:rPr>
          <w:rFonts w:asciiTheme="majorHAnsi" w:hAnsiTheme="majorHAnsi" w:cstheme="majorHAnsi"/>
          <w:i w:val="0"/>
          <w:color w:val="auto"/>
          <w:sz w:val="22"/>
          <w:szCs w:val="22"/>
        </w:rPr>
        <w:fldChar w:fldCharType="separate"/>
      </w:r>
      <w:r w:rsidR="00BE72EF">
        <w:rPr>
          <w:rFonts w:asciiTheme="majorHAnsi" w:hAnsiTheme="majorHAnsi" w:cstheme="majorHAnsi"/>
          <w:i w:val="0"/>
          <w:noProof/>
          <w:color w:val="auto"/>
          <w:sz w:val="22"/>
          <w:szCs w:val="22"/>
        </w:rPr>
        <w:t>8</w:t>
      </w:r>
      <w:r w:rsidRPr="00795EBF">
        <w:rPr>
          <w:rFonts w:asciiTheme="majorHAnsi" w:hAnsiTheme="majorHAnsi" w:cstheme="majorHAnsi"/>
          <w:i w:val="0"/>
          <w:color w:val="auto"/>
          <w:sz w:val="22"/>
          <w:szCs w:val="22"/>
        </w:rPr>
        <w:fldChar w:fldCharType="end"/>
      </w:r>
      <w:bookmarkEnd w:id="76"/>
      <w:r w:rsidRPr="00795EBF">
        <w:rPr>
          <w:rFonts w:asciiTheme="majorHAnsi" w:hAnsiTheme="majorHAnsi" w:cstheme="majorHAnsi"/>
          <w:i w:val="0"/>
          <w:color w:val="auto"/>
          <w:sz w:val="22"/>
          <w:szCs w:val="22"/>
        </w:rPr>
        <w:t xml:space="preserve">. Comparison of 10m fCOVER for </w:t>
      </w:r>
      <w:r w:rsidR="0080101E">
        <w:rPr>
          <w:rFonts w:asciiTheme="majorHAnsi" w:hAnsiTheme="majorHAnsi" w:cstheme="majorHAnsi"/>
          <w:i w:val="0"/>
          <w:color w:val="auto"/>
          <w:sz w:val="22"/>
          <w:szCs w:val="22"/>
        </w:rPr>
        <w:t xml:space="preserve"> 5kmx5km </w:t>
      </w:r>
      <w:r w:rsidRPr="00795EBF">
        <w:rPr>
          <w:rFonts w:asciiTheme="majorHAnsi" w:hAnsiTheme="majorHAnsi" w:cstheme="majorHAnsi"/>
          <w:i w:val="0"/>
          <w:color w:val="auto"/>
          <w:sz w:val="22"/>
          <w:szCs w:val="22"/>
        </w:rPr>
        <w:t xml:space="preserve">Fox Creek South </w:t>
      </w:r>
      <w:r w:rsidR="0080101E">
        <w:rPr>
          <w:rFonts w:asciiTheme="majorHAnsi" w:hAnsiTheme="majorHAnsi" w:cstheme="majorHAnsi"/>
          <w:i w:val="0"/>
          <w:color w:val="auto"/>
          <w:sz w:val="22"/>
          <w:szCs w:val="22"/>
        </w:rPr>
        <w:t xml:space="preserve">subset </w:t>
      </w:r>
      <w:r w:rsidRPr="00795EBF">
        <w:rPr>
          <w:rFonts w:asciiTheme="majorHAnsi" w:hAnsiTheme="majorHAnsi" w:cstheme="majorHAnsi"/>
          <w:i w:val="0"/>
          <w:color w:val="auto"/>
          <w:sz w:val="22"/>
          <w:szCs w:val="22"/>
        </w:rPr>
        <w:t>using (b) reference and (</w:t>
      </w:r>
      <w:r w:rsidR="00FC0116" w:rsidRPr="00795EBF">
        <w:rPr>
          <w:rFonts w:asciiTheme="majorHAnsi" w:hAnsiTheme="majorHAnsi" w:cstheme="majorHAnsi"/>
          <w:i w:val="0"/>
          <w:color w:val="auto"/>
          <w:sz w:val="22"/>
          <w:szCs w:val="22"/>
        </w:rPr>
        <w:t>c, d, e, f</w:t>
      </w:r>
      <w:r w:rsidRPr="00795EBF">
        <w:rPr>
          <w:rFonts w:asciiTheme="majorHAnsi" w:hAnsiTheme="majorHAnsi" w:cstheme="majorHAnsi"/>
          <w:i w:val="0"/>
          <w:color w:val="auto"/>
          <w:sz w:val="22"/>
          <w:szCs w:val="22"/>
        </w:rPr>
        <w:t xml:space="preserve">) selected downscaling treatments using common color scale. Panel a. shows </w:t>
      </w:r>
      <w:r w:rsidR="00BE72EF">
        <w:rPr>
          <w:rFonts w:asciiTheme="majorHAnsi" w:hAnsiTheme="majorHAnsi" w:cstheme="majorHAnsi"/>
          <w:i w:val="0"/>
          <w:color w:val="auto"/>
          <w:sz w:val="22"/>
          <w:szCs w:val="22"/>
        </w:rPr>
        <w:t>t</w:t>
      </w:r>
      <w:r w:rsidRPr="00795EBF">
        <w:rPr>
          <w:rFonts w:asciiTheme="majorHAnsi" w:hAnsiTheme="majorHAnsi" w:cstheme="majorHAnsi"/>
          <w:i w:val="0"/>
          <w:color w:val="auto"/>
          <w:sz w:val="22"/>
          <w:szCs w:val="22"/>
        </w:rPr>
        <w:t xml:space="preserve">rue colour WV3 radiance image. </w:t>
      </w:r>
      <w:r w:rsidR="00BE72EF" w:rsidRPr="00B5468B">
        <w:rPr>
          <w:rFonts w:asciiTheme="majorHAnsi" w:hAnsiTheme="majorHAnsi" w:cstheme="majorHAnsi"/>
          <w:i w:val="0"/>
          <w:color w:val="auto"/>
          <w:sz w:val="22"/>
          <w:szCs w:val="22"/>
        </w:rPr>
        <w:t>Invalid pixels mapped dark purple in reference image.</w:t>
      </w:r>
    </w:p>
    <w:p w14:paraId="387F68FD" w14:textId="0AEB8682" w:rsidR="00390969" w:rsidRDefault="00390969"/>
    <w:p w14:paraId="0893DF7A" w14:textId="2BF11247" w:rsidR="00390969" w:rsidRDefault="00390969"/>
    <w:p w14:paraId="5A570828" w14:textId="57E0C29E" w:rsidR="00390969" w:rsidRDefault="00390969"/>
    <w:p w14:paraId="09199B8B" w14:textId="77777777" w:rsidR="00390969" w:rsidRDefault="00390969" w:rsidP="00795EBF">
      <w:pPr>
        <w:pStyle w:val="Heading3"/>
        <w:rPr>
          <w:lang w:val="en-US"/>
        </w:rPr>
      </w:pPr>
      <w:r>
        <w:rPr>
          <w:lang w:val="en-US"/>
        </w:rPr>
        <w:lastRenderedPageBreak/>
        <w:t>Red Bay</w:t>
      </w:r>
    </w:p>
    <w:p w14:paraId="4F3CC646" w14:textId="77777777" w:rsidR="00C15136" w:rsidRDefault="00C15136" w:rsidP="00C15136">
      <w:pPr>
        <w:spacing w:line="360" w:lineRule="auto"/>
        <w:rPr>
          <w:rFonts w:asciiTheme="majorHAnsi" w:hAnsiTheme="majorHAnsi" w:cstheme="majorHAnsi"/>
          <w:lang w:val="en-US"/>
        </w:rPr>
      </w:pPr>
    </w:p>
    <w:p w14:paraId="698F58AC" w14:textId="56DE86C7" w:rsidR="00C15136" w:rsidRPr="0080101E" w:rsidRDefault="00C15136" w:rsidP="00C15136">
      <w:pPr>
        <w:spacing w:line="360" w:lineRule="auto"/>
        <w:rPr>
          <w:rFonts w:asciiTheme="majorHAnsi" w:hAnsiTheme="majorHAnsi" w:cstheme="majorHAnsi"/>
        </w:rPr>
      </w:pPr>
      <w:r w:rsidRPr="0080101E">
        <w:rPr>
          <w:rFonts w:asciiTheme="majorHAnsi" w:hAnsiTheme="majorHAnsi" w:cstheme="majorHAnsi"/>
        </w:rPr>
        <w:t>The Red Bay site corresponds to a natural tundra landscape with low density residential development, a sparse dirt road network, and an airport. A subarea containing all of these features was selected (</w:t>
      </w:r>
      <w:r w:rsidRPr="008F54E2">
        <w:rPr>
          <w:rFonts w:asciiTheme="majorHAnsi" w:hAnsiTheme="majorHAnsi" w:cstheme="majorHAnsi"/>
        </w:rPr>
        <w:fldChar w:fldCharType="begin"/>
      </w:r>
      <w:r w:rsidRPr="0080101E">
        <w:rPr>
          <w:rFonts w:asciiTheme="majorHAnsi" w:hAnsiTheme="majorHAnsi" w:cstheme="majorHAnsi"/>
        </w:rPr>
        <w:instrText xml:space="preserve"> REF _Ref77962543 \h </w:instrText>
      </w:r>
      <w:r w:rsidR="0080101E" w:rsidRPr="008F54E2">
        <w:rPr>
          <w:rFonts w:asciiTheme="majorHAnsi" w:hAnsiTheme="majorHAnsi" w:cstheme="majorHAnsi"/>
        </w:rPr>
        <w:instrText xml:space="preserve"> \* MERGEFORMAT </w:instrText>
      </w:r>
      <w:r w:rsidRPr="008F54E2">
        <w:rPr>
          <w:rFonts w:asciiTheme="majorHAnsi" w:hAnsiTheme="majorHAnsi" w:cstheme="majorHAnsi"/>
        </w:rPr>
      </w:r>
      <w:r w:rsidRPr="008F54E2">
        <w:rPr>
          <w:rFonts w:asciiTheme="majorHAnsi" w:hAnsiTheme="majorHAnsi" w:cstheme="majorHAnsi"/>
        </w:rPr>
        <w:fldChar w:fldCharType="separate"/>
      </w:r>
      <w:r w:rsidRPr="008F54E2">
        <w:rPr>
          <w:rFonts w:asciiTheme="majorHAnsi" w:hAnsiTheme="majorHAnsi" w:cstheme="majorHAnsi"/>
        </w:rPr>
        <w:t xml:space="preserve">Figure </w:t>
      </w:r>
      <w:r w:rsidRPr="008F54E2">
        <w:rPr>
          <w:rFonts w:asciiTheme="majorHAnsi" w:hAnsiTheme="majorHAnsi" w:cstheme="majorHAnsi"/>
          <w:noProof/>
        </w:rPr>
        <w:t>9</w:t>
      </w:r>
      <w:r w:rsidRPr="008F54E2">
        <w:rPr>
          <w:rFonts w:asciiTheme="majorHAnsi" w:hAnsiTheme="majorHAnsi" w:cstheme="majorHAnsi"/>
        </w:rPr>
        <w:fldChar w:fldCharType="end"/>
      </w:r>
      <w:r w:rsidRPr="0080101E">
        <w:rPr>
          <w:rFonts w:asciiTheme="majorHAnsi" w:hAnsiTheme="majorHAnsi" w:cstheme="majorHAnsi"/>
        </w:rPr>
        <w:t>).</w:t>
      </w:r>
    </w:p>
    <w:p w14:paraId="3B49B83E" w14:textId="77777777" w:rsidR="00C15136" w:rsidRPr="00B5468B" w:rsidRDefault="00C15136" w:rsidP="00C15136">
      <w:pPr>
        <w:spacing w:line="360" w:lineRule="auto"/>
        <w:rPr>
          <w:rFonts w:asciiTheme="majorHAnsi" w:hAnsiTheme="majorHAnsi" w:cstheme="majorHAnsi"/>
          <w:lang w:val="en-US"/>
        </w:rPr>
      </w:pPr>
    </w:p>
    <w:p w14:paraId="162E02BC" w14:textId="1F29E01E" w:rsidR="00C15136" w:rsidRPr="00B5468B" w:rsidRDefault="00C15136" w:rsidP="00C15136">
      <w:pPr>
        <w:spacing w:line="360" w:lineRule="auto"/>
        <w:rPr>
          <w:rFonts w:asciiTheme="majorHAnsi" w:hAnsiTheme="majorHAnsi" w:cstheme="majorHAnsi"/>
          <w:lang w:val="en-US"/>
        </w:rPr>
      </w:pPr>
      <w:r w:rsidRPr="00503417">
        <w:rPr>
          <w:rFonts w:asciiTheme="majorHAnsi" w:hAnsiTheme="majorHAnsi" w:cstheme="majorHAnsi"/>
          <w:lang w:val="en-US"/>
        </w:rPr>
        <w:t xml:space="preserve">The reference fCOVER map </w:t>
      </w:r>
      <w:r w:rsidR="00503417" w:rsidRPr="00795EBF">
        <w:rPr>
          <w:rFonts w:asciiTheme="majorHAnsi" w:hAnsiTheme="majorHAnsi" w:cstheme="majorHAnsi"/>
          <w:lang w:val="en-US"/>
        </w:rPr>
        <w:t xml:space="preserve">shows more gradual variations within vegetated and disturbed or barren patches in comparison to either Kitchener or Fox Creek.  These are expected as the area is covered by low shrubs and grasses rather than trees with larger crowns and gaps.   </w:t>
      </w:r>
      <w:r w:rsidR="00503417" w:rsidRPr="00503417">
        <w:rPr>
          <w:rFonts w:asciiTheme="majorHAnsi" w:hAnsiTheme="majorHAnsi" w:cstheme="majorHAnsi"/>
          <w:lang w:val="en-US"/>
        </w:rPr>
        <w:t>The site also has the greatest frequency of invalid retrievals.  This was also expected since SL2P is not specifically trained with barren landscapes or bare rock outcrops so both the calibration database spectral domain and the resulting retrievals are likely not representative of many areas of Red Bay.</w:t>
      </w:r>
    </w:p>
    <w:p w14:paraId="7E2BA276" w14:textId="77777777" w:rsidR="00C15136" w:rsidRPr="00B5468B" w:rsidRDefault="00C15136" w:rsidP="00C15136">
      <w:pPr>
        <w:spacing w:line="360" w:lineRule="auto"/>
        <w:rPr>
          <w:rFonts w:asciiTheme="majorHAnsi" w:hAnsiTheme="majorHAnsi" w:cstheme="majorHAnsi"/>
          <w:lang w:val="en-US"/>
        </w:rPr>
      </w:pPr>
    </w:p>
    <w:p w14:paraId="6B048399" w14:textId="3140A33C" w:rsidR="00C15136" w:rsidRDefault="00C15136" w:rsidP="00C15136">
      <w:pPr>
        <w:spacing w:line="360" w:lineRule="auto"/>
        <w:rPr>
          <w:rFonts w:asciiTheme="majorHAnsi" w:hAnsiTheme="majorHAnsi" w:cstheme="majorHAnsi"/>
          <w:lang w:val="en-US"/>
        </w:rPr>
      </w:pPr>
      <w:r w:rsidRPr="00B5468B">
        <w:rPr>
          <w:rFonts w:asciiTheme="majorHAnsi" w:hAnsiTheme="majorHAnsi" w:cstheme="majorHAnsi"/>
          <w:lang w:val="en-US"/>
        </w:rPr>
        <w:t xml:space="preserve">As with </w:t>
      </w:r>
      <w:r>
        <w:rPr>
          <w:rFonts w:asciiTheme="majorHAnsi" w:hAnsiTheme="majorHAnsi" w:cstheme="majorHAnsi"/>
          <w:lang w:val="en-US"/>
        </w:rPr>
        <w:t xml:space="preserve">the other sites, </w:t>
      </w:r>
      <w:r w:rsidRPr="00B5468B">
        <w:rPr>
          <w:rFonts w:asciiTheme="majorHAnsi" w:hAnsiTheme="majorHAnsi" w:cstheme="majorHAnsi"/>
          <w:lang w:val="en-US"/>
        </w:rPr>
        <w:t>R1-10 shows the greatest blurring</w:t>
      </w:r>
      <w:r>
        <w:rPr>
          <w:rFonts w:asciiTheme="majorHAnsi" w:hAnsiTheme="majorHAnsi" w:cstheme="majorHAnsi"/>
          <w:lang w:val="en-US"/>
        </w:rPr>
        <w:t xml:space="preserve"> while the D2-10, D3-10 and D4-10 have a similar level of blurring over vegetated patched. The RMSE is essentially constant, at 0.12, across treatments but the SSI for R1-10 is slightly higher (0.67) compared to the other methods (0.59 to 0.61). In contrast to Fox Creek South</w:t>
      </w:r>
      <w:r w:rsidR="00300A41">
        <w:rPr>
          <w:rFonts w:asciiTheme="majorHAnsi" w:hAnsiTheme="majorHAnsi" w:cstheme="majorHAnsi"/>
          <w:lang w:val="en-US"/>
        </w:rPr>
        <w:t xml:space="preserve"> where SSI and visual matching are not in correspondence</w:t>
      </w:r>
      <w:r>
        <w:rPr>
          <w:rFonts w:asciiTheme="majorHAnsi" w:hAnsiTheme="majorHAnsi" w:cstheme="majorHAnsi"/>
          <w:lang w:val="en-US"/>
        </w:rPr>
        <w:t xml:space="preserve">, the SSI </w:t>
      </w:r>
      <w:r w:rsidR="00300A41">
        <w:rPr>
          <w:rFonts w:asciiTheme="majorHAnsi" w:hAnsiTheme="majorHAnsi" w:cstheme="majorHAnsi"/>
          <w:lang w:val="en-US"/>
        </w:rPr>
        <w:t>for Red Bay</w:t>
      </w:r>
      <w:r>
        <w:rPr>
          <w:rFonts w:asciiTheme="majorHAnsi" w:hAnsiTheme="majorHAnsi" w:cstheme="majorHAnsi"/>
          <w:lang w:val="en-US"/>
        </w:rPr>
        <w:t xml:space="preserve"> is indicative of qualitative matching of the reference and estimated maps. </w:t>
      </w:r>
    </w:p>
    <w:p w14:paraId="64970A4D" w14:textId="6CD8FD70" w:rsidR="00390969" w:rsidRDefault="00C15136">
      <w:r>
        <w:br w:type="page"/>
      </w:r>
    </w:p>
    <w:p w14:paraId="30CE1184" w14:textId="77777777" w:rsidR="00E85241" w:rsidRDefault="00E85241">
      <w:pPr>
        <w:pStyle w:val="Heading1"/>
      </w:pPr>
      <w:r>
        <w:rPr>
          <w:noProof/>
          <w:lang w:val="en-CA"/>
        </w:rPr>
        <w:lastRenderedPageBreak/>
        <w:drawing>
          <wp:inline distT="0" distB="0" distL="0" distR="0" wp14:anchorId="612E1E81" wp14:editId="33D1EBF8">
            <wp:extent cx="4715108" cy="69627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dbayfcover.jpg"/>
                    <pic:cNvPicPr/>
                  </pic:nvPicPr>
                  <pic:blipFill rotWithShape="1">
                    <a:blip r:embed="rId57">
                      <a:extLst>
                        <a:ext uri="{28A0092B-C50C-407E-A947-70E740481C1C}">
                          <a14:useLocalDpi xmlns:a14="http://schemas.microsoft.com/office/drawing/2010/main" val="0"/>
                        </a:ext>
                      </a:extLst>
                    </a:blip>
                    <a:srcRect l="6891" t="9495" r="17468" b="6730"/>
                    <a:stretch/>
                  </pic:blipFill>
                  <pic:spPr bwMode="auto">
                    <a:xfrm>
                      <a:off x="0" y="0"/>
                      <a:ext cx="4719461" cy="6969203"/>
                    </a:xfrm>
                    <a:prstGeom prst="rect">
                      <a:avLst/>
                    </a:prstGeom>
                    <a:ln>
                      <a:noFill/>
                    </a:ln>
                    <a:extLst>
                      <a:ext uri="{53640926-AAD7-44D8-BBD7-CCE9431645EC}">
                        <a14:shadowObscured xmlns:a14="http://schemas.microsoft.com/office/drawing/2010/main"/>
                      </a:ext>
                    </a:extLst>
                  </pic:spPr>
                </pic:pic>
              </a:graphicData>
            </a:graphic>
          </wp:inline>
        </w:drawing>
      </w:r>
    </w:p>
    <w:p w14:paraId="24F19449" w14:textId="60740131" w:rsidR="00BB61B4" w:rsidRPr="00795EBF" w:rsidRDefault="00E85241" w:rsidP="00795EBF">
      <w:pPr>
        <w:pStyle w:val="Caption"/>
        <w:rPr>
          <w:rFonts w:asciiTheme="majorHAnsi" w:hAnsiTheme="majorHAnsi" w:cstheme="majorHAnsi"/>
          <w:lang w:val="en-US"/>
        </w:rPr>
      </w:pPr>
      <w:bookmarkStart w:id="77" w:name="_Ref77962543"/>
      <w:r w:rsidRPr="00795EBF">
        <w:rPr>
          <w:rFonts w:asciiTheme="majorHAnsi" w:hAnsiTheme="majorHAnsi" w:cstheme="majorHAnsi"/>
          <w:i w:val="0"/>
          <w:color w:val="auto"/>
          <w:sz w:val="22"/>
          <w:szCs w:val="22"/>
        </w:rPr>
        <w:t xml:space="preserve">Figure </w:t>
      </w:r>
      <w:r w:rsidRPr="00795EBF">
        <w:rPr>
          <w:rFonts w:asciiTheme="majorHAnsi" w:hAnsiTheme="majorHAnsi" w:cstheme="majorHAnsi"/>
          <w:i w:val="0"/>
          <w:color w:val="auto"/>
          <w:sz w:val="22"/>
          <w:szCs w:val="22"/>
        </w:rPr>
        <w:fldChar w:fldCharType="begin"/>
      </w:r>
      <w:r w:rsidRPr="00795EBF">
        <w:rPr>
          <w:rFonts w:asciiTheme="majorHAnsi" w:hAnsiTheme="majorHAnsi" w:cstheme="majorHAnsi"/>
          <w:i w:val="0"/>
          <w:color w:val="auto"/>
          <w:sz w:val="22"/>
          <w:szCs w:val="22"/>
        </w:rPr>
        <w:instrText xml:space="preserve"> SEQ Figure \* ARABIC </w:instrText>
      </w:r>
      <w:r w:rsidRPr="00795EBF">
        <w:rPr>
          <w:rFonts w:asciiTheme="majorHAnsi" w:hAnsiTheme="majorHAnsi" w:cstheme="majorHAnsi"/>
          <w:i w:val="0"/>
          <w:color w:val="auto"/>
          <w:sz w:val="22"/>
          <w:szCs w:val="22"/>
        </w:rPr>
        <w:fldChar w:fldCharType="separate"/>
      </w:r>
      <w:r w:rsidR="00BE72EF">
        <w:rPr>
          <w:rFonts w:asciiTheme="majorHAnsi" w:hAnsiTheme="majorHAnsi" w:cstheme="majorHAnsi"/>
          <w:i w:val="0"/>
          <w:noProof/>
          <w:color w:val="auto"/>
          <w:sz w:val="22"/>
          <w:szCs w:val="22"/>
        </w:rPr>
        <w:t>9</w:t>
      </w:r>
      <w:r w:rsidRPr="00795EBF">
        <w:rPr>
          <w:rFonts w:asciiTheme="majorHAnsi" w:hAnsiTheme="majorHAnsi" w:cstheme="majorHAnsi"/>
          <w:i w:val="0"/>
          <w:color w:val="auto"/>
          <w:sz w:val="22"/>
          <w:szCs w:val="22"/>
        </w:rPr>
        <w:fldChar w:fldCharType="end"/>
      </w:r>
      <w:bookmarkEnd w:id="77"/>
      <w:r w:rsidRPr="00795EBF">
        <w:rPr>
          <w:rFonts w:asciiTheme="majorHAnsi" w:hAnsiTheme="majorHAnsi" w:cstheme="majorHAnsi"/>
          <w:i w:val="0"/>
          <w:color w:val="auto"/>
          <w:sz w:val="22"/>
          <w:szCs w:val="22"/>
        </w:rPr>
        <w:t xml:space="preserve">. Comparison of 10m fCOVER for </w:t>
      </w:r>
      <w:r w:rsidR="0080101E">
        <w:rPr>
          <w:rFonts w:asciiTheme="majorHAnsi" w:hAnsiTheme="majorHAnsi" w:cstheme="majorHAnsi"/>
          <w:i w:val="0"/>
          <w:color w:val="auto"/>
          <w:sz w:val="22"/>
          <w:szCs w:val="22"/>
        </w:rPr>
        <w:t xml:space="preserve">5kx5km </w:t>
      </w:r>
      <w:r w:rsidRPr="00795EBF">
        <w:rPr>
          <w:rFonts w:asciiTheme="majorHAnsi" w:hAnsiTheme="majorHAnsi" w:cstheme="majorHAnsi"/>
          <w:i w:val="0"/>
          <w:color w:val="auto"/>
          <w:sz w:val="22"/>
          <w:szCs w:val="22"/>
        </w:rPr>
        <w:t>Red Bay</w:t>
      </w:r>
      <w:r w:rsidR="0080101E">
        <w:rPr>
          <w:rFonts w:asciiTheme="majorHAnsi" w:hAnsiTheme="majorHAnsi" w:cstheme="majorHAnsi"/>
          <w:i w:val="0"/>
          <w:color w:val="auto"/>
          <w:sz w:val="22"/>
          <w:szCs w:val="22"/>
        </w:rPr>
        <w:t xml:space="preserve"> subset</w:t>
      </w:r>
      <w:r w:rsidRPr="00795EBF">
        <w:rPr>
          <w:rFonts w:asciiTheme="majorHAnsi" w:hAnsiTheme="majorHAnsi" w:cstheme="majorHAnsi"/>
          <w:i w:val="0"/>
          <w:color w:val="auto"/>
          <w:sz w:val="22"/>
          <w:szCs w:val="22"/>
        </w:rPr>
        <w:t xml:space="preserve"> using (b) reference and (c,</w:t>
      </w:r>
      <w:r w:rsidR="00143DB0">
        <w:rPr>
          <w:rFonts w:asciiTheme="majorHAnsi" w:hAnsiTheme="majorHAnsi" w:cstheme="majorHAnsi"/>
          <w:i w:val="0"/>
          <w:color w:val="auto"/>
          <w:sz w:val="22"/>
          <w:szCs w:val="22"/>
        </w:rPr>
        <w:t xml:space="preserve"> </w:t>
      </w:r>
      <w:r w:rsidRPr="00795EBF">
        <w:rPr>
          <w:rFonts w:asciiTheme="majorHAnsi" w:hAnsiTheme="majorHAnsi" w:cstheme="majorHAnsi"/>
          <w:i w:val="0"/>
          <w:color w:val="auto"/>
          <w:sz w:val="22"/>
          <w:szCs w:val="22"/>
        </w:rPr>
        <w:t>d,</w:t>
      </w:r>
      <w:r w:rsidR="00143DB0">
        <w:rPr>
          <w:rFonts w:asciiTheme="majorHAnsi" w:hAnsiTheme="majorHAnsi" w:cstheme="majorHAnsi"/>
          <w:i w:val="0"/>
          <w:color w:val="auto"/>
          <w:sz w:val="22"/>
          <w:szCs w:val="22"/>
        </w:rPr>
        <w:t xml:space="preserve"> </w:t>
      </w:r>
      <w:r w:rsidRPr="00795EBF">
        <w:rPr>
          <w:rFonts w:asciiTheme="majorHAnsi" w:hAnsiTheme="majorHAnsi" w:cstheme="majorHAnsi"/>
          <w:i w:val="0"/>
          <w:color w:val="auto"/>
          <w:sz w:val="22"/>
          <w:szCs w:val="22"/>
        </w:rPr>
        <w:t>e,</w:t>
      </w:r>
      <w:r w:rsidR="00143DB0">
        <w:rPr>
          <w:rFonts w:asciiTheme="majorHAnsi" w:hAnsiTheme="majorHAnsi" w:cstheme="majorHAnsi"/>
          <w:i w:val="0"/>
          <w:color w:val="auto"/>
          <w:sz w:val="22"/>
          <w:szCs w:val="22"/>
        </w:rPr>
        <w:t xml:space="preserve"> </w:t>
      </w:r>
      <w:r w:rsidRPr="00795EBF">
        <w:rPr>
          <w:rFonts w:asciiTheme="majorHAnsi" w:hAnsiTheme="majorHAnsi" w:cstheme="majorHAnsi"/>
          <w:i w:val="0"/>
          <w:color w:val="auto"/>
          <w:sz w:val="22"/>
          <w:szCs w:val="22"/>
        </w:rPr>
        <w:t>f) selected downscaling treatments using commo</w:t>
      </w:r>
      <w:r w:rsidR="00BE72EF">
        <w:rPr>
          <w:rFonts w:asciiTheme="majorHAnsi" w:hAnsiTheme="majorHAnsi" w:cstheme="majorHAnsi"/>
          <w:i w:val="0"/>
          <w:color w:val="auto"/>
          <w:sz w:val="22"/>
          <w:szCs w:val="22"/>
        </w:rPr>
        <w:t>n color scale. Panel a. shows t</w:t>
      </w:r>
      <w:r w:rsidRPr="00795EBF">
        <w:rPr>
          <w:rFonts w:asciiTheme="majorHAnsi" w:hAnsiTheme="majorHAnsi" w:cstheme="majorHAnsi"/>
          <w:i w:val="0"/>
          <w:color w:val="auto"/>
          <w:sz w:val="22"/>
          <w:szCs w:val="22"/>
        </w:rPr>
        <w:t>rue colour WV3 radiance im</w:t>
      </w:r>
      <w:r w:rsidR="00BE72EF">
        <w:rPr>
          <w:rFonts w:asciiTheme="majorHAnsi" w:hAnsiTheme="majorHAnsi" w:cstheme="majorHAnsi"/>
          <w:i w:val="0"/>
          <w:color w:val="auto"/>
          <w:sz w:val="22"/>
          <w:szCs w:val="22"/>
        </w:rPr>
        <w:t>age. Invalid pixels mapped dark purple in reference image</w:t>
      </w:r>
      <w:r w:rsidRPr="00795EBF">
        <w:rPr>
          <w:rFonts w:asciiTheme="majorHAnsi" w:hAnsiTheme="majorHAnsi" w:cstheme="majorHAnsi"/>
          <w:i w:val="0"/>
          <w:color w:val="auto"/>
          <w:sz w:val="22"/>
          <w:szCs w:val="22"/>
        </w:rPr>
        <w:t>.</w:t>
      </w:r>
    </w:p>
    <w:p w14:paraId="5783F926" w14:textId="7AB8F73B" w:rsidR="00F628C3" w:rsidRDefault="00CB0DA4" w:rsidP="00795EBF">
      <w:pPr>
        <w:pStyle w:val="Heading1"/>
        <w:rPr>
          <w:lang w:val="en-US"/>
        </w:rPr>
      </w:pPr>
      <w:r>
        <w:rPr>
          <w:lang w:val="en-US"/>
        </w:rPr>
        <w:lastRenderedPageBreak/>
        <w:t>Discussion</w:t>
      </w:r>
    </w:p>
    <w:p w14:paraId="0D76B452" w14:textId="77777777" w:rsidR="00C15136" w:rsidRDefault="00C15136" w:rsidP="00C15136">
      <w:pPr>
        <w:spacing w:line="360" w:lineRule="auto"/>
        <w:rPr>
          <w:lang w:val="en-US"/>
        </w:rPr>
      </w:pPr>
    </w:p>
    <w:p w14:paraId="1DF0598D" w14:textId="0D6F5EDF" w:rsidR="00C15136" w:rsidRDefault="00C15136" w:rsidP="00C15136">
      <w:pPr>
        <w:spacing w:line="360" w:lineRule="auto"/>
        <w:rPr>
          <w:rFonts w:asciiTheme="majorHAnsi" w:hAnsiTheme="majorHAnsi"/>
          <w:lang w:val="en-US"/>
        </w:rPr>
      </w:pPr>
      <w:r>
        <w:rPr>
          <w:rFonts w:asciiTheme="majorHAnsi" w:hAnsiTheme="majorHAnsi"/>
          <w:lang w:val="en-US"/>
        </w:rPr>
        <w:t>The goal of this study was to determine the downstream impact of downscaling algorithms applied to MSI L2a data on L2b thematic uncertainty. This</w:t>
      </w:r>
      <w:r w:rsidR="00F9397D">
        <w:rPr>
          <w:rFonts w:asciiTheme="majorHAnsi" w:hAnsiTheme="majorHAnsi"/>
          <w:lang w:val="en-US"/>
        </w:rPr>
        <w:t xml:space="preserve"> goal is relevant to users </w:t>
      </w:r>
      <w:r>
        <w:rPr>
          <w:rFonts w:asciiTheme="majorHAnsi" w:hAnsiTheme="majorHAnsi"/>
          <w:lang w:val="en-US"/>
        </w:rPr>
        <w:t>seek</w:t>
      </w:r>
      <w:r w:rsidR="00F9397D">
        <w:rPr>
          <w:rFonts w:asciiTheme="majorHAnsi" w:hAnsiTheme="majorHAnsi"/>
          <w:lang w:val="en-US"/>
        </w:rPr>
        <w:t>ing</w:t>
      </w:r>
      <w:r>
        <w:rPr>
          <w:rFonts w:asciiTheme="majorHAnsi" w:hAnsiTheme="majorHAnsi"/>
          <w:lang w:val="en-US"/>
        </w:rPr>
        <w:t xml:space="preserve"> to reduce thematic uncertainty in comparison to 20m resolution L2b products or </w:t>
      </w:r>
      <w:r w:rsidR="00F9397D">
        <w:rPr>
          <w:rFonts w:asciiTheme="majorHAnsi" w:hAnsiTheme="majorHAnsi"/>
          <w:lang w:val="en-US"/>
        </w:rPr>
        <w:t>requiring</w:t>
      </w:r>
      <w:r>
        <w:rPr>
          <w:rFonts w:asciiTheme="majorHAnsi" w:hAnsiTheme="majorHAnsi"/>
          <w:lang w:val="en-US"/>
        </w:rPr>
        <w:t xml:space="preserve"> 10m resolution product</w:t>
      </w:r>
      <w:r w:rsidR="00300A41">
        <w:rPr>
          <w:rFonts w:asciiTheme="majorHAnsi" w:hAnsiTheme="majorHAnsi"/>
          <w:lang w:val="en-US"/>
        </w:rPr>
        <w:t>s</w:t>
      </w:r>
      <w:r>
        <w:rPr>
          <w:rFonts w:asciiTheme="majorHAnsi" w:hAnsiTheme="majorHAnsi"/>
          <w:lang w:val="en-US"/>
        </w:rPr>
        <w:t>. The first objective of our study was to quantify the additional thematic uncertainty (the ‘product u</w:t>
      </w:r>
      <w:r w:rsidR="00F9397D">
        <w:rPr>
          <w:rFonts w:asciiTheme="majorHAnsi" w:hAnsiTheme="majorHAnsi"/>
          <w:lang w:val="en-US"/>
        </w:rPr>
        <w:t xml:space="preserve">ncertainty’) due to downscaling. The </w:t>
      </w:r>
      <w:r>
        <w:rPr>
          <w:rFonts w:asciiTheme="majorHAnsi" w:hAnsiTheme="majorHAnsi"/>
          <w:lang w:val="en-US"/>
        </w:rPr>
        <w:t xml:space="preserve">second objective was to rank the different downscaling algorithms (‘treatments’). The second </w:t>
      </w:r>
      <w:r w:rsidR="00F9397D">
        <w:rPr>
          <w:rFonts w:asciiTheme="majorHAnsi" w:hAnsiTheme="majorHAnsi"/>
          <w:lang w:val="en-US"/>
        </w:rPr>
        <w:t>objective</w:t>
      </w:r>
      <w:r>
        <w:rPr>
          <w:rFonts w:asciiTheme="majorHAnsi" w:hAnsiTheme="majorHAnsi"/>
          <w:lang w:val="en-US"/>
        </w:rPr>
        <w:t xml:space="preserve"> also quantified the impact of super-resolution methods on thematic uncertainty in comparison to treatment R1-10, nearest neighbour downscaling, that is equivalent to simply resampling the original 20m resolution L2b products.</w:t>
      </w:r>
    </w:p>
    <w:p w14:paraId="28A82CB3" w14:textId="77777777" w:rsidR="00C15136" w:rsidRDefault="00C15136" w:rsidP="00C15136">
      <w:pPr>
        <w:spacing w:line="360" w:lineRule="auto"/>
        <w:rPr>
          <w:rFonts w:asciiTheme="majorHAnsi" w:hAnsiTheme="majorHAnsi"/>
          <w:lang w:val="en-US"/>
        </w:rPr>
      </w:pPr>
    </w:p>
    <w:p w14:paraId="56C78486" w14:textId="4A86B4B4" w:rsidR="00C15136" w:rsidRDefault="00C15136" w:rsidP="00C15136">
      <w:pPr>
        <w:spacing w:line="360" w:lineRule="auto"/>
        <w:rPr>
          <w:rFonts w:asciiTheme="majorHAnsi" w:hAnsiTheme="majorHAnsi"/>
          <w:lang w:val="en-US"/>
        </w:rPr>
      </w:pPr>
      <w:r>
        <w:rPr>
          <w:rFonts w:asciiTheme="majorHAnsi" w:hAnsiTheme="majorHAnsi"/>
          <w:lang w:val="en-US"/>
        </w:rPr>
        <w:t>Our experiment, in contrast to the majority of previous downscaling validation studies, used the thematic uncertainty of L2b rather than L2a products to evaluate algorithms. This is critical to determine the impact of downscaling on user requirements since the relationship between L2a and L2b products is, in general, non-linear. Some studies have used in-situ L2b reference measurements but these are limited to homogenous local regions either due to survey methodology or in-situ networks that generally place plots within homogeneous land cover patches. The transfer function approach developed originally for validating coarse resolution L2b products offered three benefits essential to our study. Firstly, the local regression predictors provided associated reference uncertainty estimates. Secondly, the predictors were applied directly to WV3 radiance imagery without having to resort to physics</w:t>
      </w:r>
      <w:r w:rsidR="00F9397D">
        <w:rPr>
          <w:rFonts w:asciiTheme="majorHAnsi" w:hAnsiTheme="majorHAnsi"/>
          <w:lang w:val="en-US"/>
        </w:rPr>
        <w:t xml:space="preserve"> based approaches for atmospher</w:t>
      </w:r>
      <w:r>
        <w:rPr>
          <w:rFonts w:asciiTheme="majorHAnsi" w:hAnsiTheme="majorHAnsi"/>
          <w:lang w:val="en-US"/>
        </w:rPr>
        <w:t>ic correction and product estimation</w:t>
      </w:r>
      <w:r w:rsidR="00300A41">
        <w:rPr>
          <w:rFonts w:asciiTheme="majorHAnsi" w:hAnsiTheme="majorHAnsi"/>
          <w:lang w:val="en-US"/>
        </w:rPr>
        <w:t xml:space="preserve"> that could increase reference uncertainty and especially bias</w:t>
      </w:r>
      <w:r>
        <w:rPr>
          <w:rFonts w:asciiTheme="majorHAnsi" w:hAnsiTheme="majorHAnsi"/>
          <w:lang w:val="en-US"/>
        </w:rPr>
        <w:t xml:space="preserve">. Thirdly, using 20m resolution L2b products for calibration provided large (&gt;20,000 per site) representative calibration datasets without having to resort to in-situ sampling.  </w:t>
      </w:r>
    </w:p>
    <w:p w14:paraId="3F33FD0B" w14:textId="77777777" w:rsidR="00C15136" w:rsidRDefault="00C15136" w:rsidP="00C15136">
      <w:pPr>
        <w:spacing w:line="360" w:lineRule="auto"/>
        <w:rPr>
          <w:rFonts w:asciiTheme="majorHAnsi" w:hAnsiTheme="majorHAnsi"/>
          <w:lang w:val="en-US"/>
        </w:rPr>
      </w:pPr>
    </w:p>
    <w:p w14:paraId="487F6C35" w14:textId="432E9EF2" w:rsidR="00C15136" w:rsidRDefault="00C15136" w:rsidP="00C15136">
      <w:pPr>
        <w:spacing w:line="360" w:lineRule="auto"/>
        <w:rPr>
          <w:rFonts w:asciiTheme="majorHAnsi" w:hAnsiTheme="majorHAnsi"/>
          <w:lang w:val="en-US"/>
        </w:rPr>
      </w:pPr>
      <w:r>
        <w:rPr>
          <w:rFonts w:asciiTheme="majorHAnsi" w:hAnsiTheme="majorHAnsi"/>
          <w:lang w:val="en-US"/>
        </w:rPr>
        <w:t xml:space="preserve">The transfer function approach was not without limitations. The reference uncertainty of ~30% of the total uncertainty of the best treatment </w:t>
      </w:r>
      <w:r w:rsidRPr="00300A41">
        <w:rPr>
          <w:rFonts w:asciiTheme="majorHAnsi" w:hAnsiTheme="majorHAnsi"/>
          <w:lang w:val="en-US"/>
        </w:rPr>
        <w:t xml:space="preserve">was not negligible </w:t>
      </w:r>
      <w:r w:rsidR="00B920F9" w:rsidRPr="00795EBF">
        <w:rPr>
          <w:rFonts w:asciiTheme="majorHAnsi" w:hAnsiTheme="majorHAnsi"/>
          <w:lang w:val="en-US"/>
        </w:rPr>
        <w:t xml:space="preserve">and </w:t>
      </w:r>
      <w:r w:rsidRPr="00300A41">
        <w:rPr>
          <w:rFonts w:asciiTheme="majorHAnsi" w:hAnsiTheme="majorHAnsi"/>
          <w:lang w:val="en-US"/>
        </w:rPr>
        <w:t>was included</w:t>
      </w:r>
      <w:r>
        <w:rPr>
          <w:rFonts w:asciiTheme="majorHAnsi" w:hAnsiTheme="majorHAnsi"/>
          <w:lang w:val="en-US"/>
        </w:rPr>
        <w:t xml:space="preserve"> when modelling the precision of product uncertainty estimates. We hypothesize that using hyperspectral imagery or additional SWIR bands may reduce reference uncertainty in certain landscapes based on previous studies on optimal band selection (Verger</w:t>
      </w:r>
      <w:r w:rsidR="00F9397D">
        <w:rPr>
          <w:rFonts w:asciiTheme="majorHAnsi" w:hAnsiTheme="majorHAnsi"/>
          <w:lang w:val="en-US"/>
        </w:rPr>
        <w:t xml:space="preserve"> et al.</w:t>
      </w:r>
      <w:r w:rsidR="00504C88">
        <w:rPr>
          <w:rFonts w:asciiTheme="majorHAnsi" w:hAnsiTheme="majorHAnsi"/>
          <w:lang w:val="en-US"/>
        </w:rPr>
        <w:t>,</w:t>
      </w:r>
      <w:r w:rsidR="00F9397D">
        <w:rPr>
          <w:rFonts w:asciiTheme="majorHAnsi" w:hAnsiTheme="majorHAnsi"/>
          <w:lang w:val="en-US"/>
        </w:rPr>
        <w:t xml:space="preserve"> 2011</w:t>
      </w:r>
      <w:r>
        <w:rPr>
          <w:rFonts w:asciiTheme="majorHAnsi" w:hAnsiTheme="majorHAnsi"/>
          <w:lang w:val="en-US"/>
        </w:rPr>
        <w:t xml:space="preserve">). However, the </w:t>
      </w:r>
      <w:r w:rsidR="00F9397D">
        <w:rPr>
          <w:rFonts w:asciiTheme="majorHAnsi" w:hAnsiTheme="majorHAnsi"/>
          <w:lang w:val="en-US"/>
        </w:rPr>
        <w:t xml:space="preserve">large </w:t>
      </w:r>
      <w:r>
        <w:rPr>
          <w:rFonts w:asciiTheme="majorHAnsi" w:hAnsiTheme="majorHAnsi"/>
          <w:lang w:val="en-US"/>
        </w:rPr>
        <w:t>between s</w:t>
      </w:r>
      <w:r w:rsidR="00F9397D">
        <w:rPr>
          <w:rFonts w:asciiTheme="majorHAnsi" w:hAnsiTheme="majorHAnsi"/>
          <w:lang w:val="en-US"/>
        </w:rPr>
        <w:t>ite variation in uncertainty (</w:t>
      </w:r>
      <w:r>
        <w:rPr>
          <w:rFonts w:asciiTheme="majorHAnsi" w:hAnsiTheme="majorHAnsi"/>
          <w:lang w:val="en-US"/>
        </w:rPr>
        <w:t>~100% of total uncertainty</w:t>
      </w:r>
      <w:r w:rsidR="00F9397D">
        <w:rPr>
          <w:rFonts w:asciiTheme="majorHAnsi" w:hAnsiTheme="majorHAnsi"/>
          <w:lang w:val="en-US"/>
        </w:rPr>
        <w:t>)</w:t>
      </w:r>
      <w:r>
        <w:rPr>
          <w:rFonts w:asciiTheme="majorHAnsi" w:hAnsiTheme="majorHAnsi"/>
          <w:lang w:val="en-US"/>
        </w:rPr>
        <w:t xml:space="preserve"> suggests that having access to many </w:t>
      </w:r>
      <w:r w:rsidR="00300A41">
        <w:rPr>
          <w:rFonts w:asciiTheme="majorHAnsi" w:hAnsiTheme="majorHAnsi"/>
          <w:lang w:val="en-US"/>
        </w:rPr>
        <w:t xml:space="preserve">reference </w:t>
      </w:r>
      <w:r>
        <w:rPr>
          <w:rFonts w:asciiTheme="majorHAnsi" w:hAnsiTheme="majorHAnsi"/>
          <w:lang w:val="en-US"/>
        </w:rPr>
        <w:t xml:space="preserve">sites </w:t>
      </w:r>
      <w:r w:rsidR="00300A41">
        <w:rPr>
          <w:rFonts w:asciiTheme="majorHAnsi" w:hAnsiTheme="majorHAnsi"/>
          <w:lang w:val="en-US"/>
        </w:rPr>
        <w:t xml:space="preserve">with </w:t>
      </w:r>
      <w:r w:rsidR="00300A41">
        <w:rPr>
          <w:rFonts w:asciiTheme="majorHAnsi" w:hAnsiTheme="majorHAnsi"/>
          <w:lang w:val="en-US"/>
        </w:rPr>
        <w:lastRenderedPageBreak/>
        <w:t xml:space="preserve">multispectral VNIR imagery </w:t>
      </w:r>
      <w:r>
        <w:rPr>
          <w:rFonts w:asciiTheme="majorHAnsi" w:hAnsiTheme="majorHAnsi"/>
          <w:lang w:val="en-US"/>
        </w:rPr>
        <w:t xml:space="preserve">is more important than a few sites with high spectral sampling. The transfer function relies on SL2P </w:t>
      </w:r>
      <w:r w:rsidR="00300A41">
        <w:rPr>
          <w:rFonts w:asciiTheme="majorHAnsi" w:hAnsiTheme="majorHAnsi"/>
          <w:lang w:val="en-US"/>
        </w:rPr>
        <w:t>to calibrate</w:t>
      </w:r>
      <w:r>
        <w:rPr>
          <w:rFonts w:asciiTheme="majorHAnsi" w:hAnsiTheme="majorHAnsi"/>
          <w:lang w:val="en-US"/>
        </w:rPr>
        <w:t xml:space="preserve"> reference </w:t>
      </w:r>
      <w:r w:rsidR="00300A41">
        <w:rPr>
          <w:rFonts w:asciiTheme="majorHAnsi" w:hAnsiTheme="majorHAnsi"/>
          <w:lang w:val="en-US"/>
        </w:rPr>
        <w:t>estimates</w:t>
      </w:r>
      <w:r>
        <w:rPr>
          <w:rFonts w:asciiTheme="majorHAnsi" w:hAnsiTheme="majorHAnsi"/>
          <w:lang w:val="en-US"/>
        </w:rPr>
        <w:t xml:space="preserve"> even though SL2P is often linearly biased in excess of user r</w:t>
      </w:r>
      <w:r w:rsidR="00F9397D">
        <w:rPr>
          <w:rFonts w:asciiTheme="majorHAnsi" w:hAnsiTheme="majorHAnsi"/>
          <w:lang w:val="en-US"/>
        </w:rPr>
        <w:t>equirements when mapping hetero</w:t>
      </w:r>
      <w:r>
        <w:rPr>
          <w:rFonts w:asciiTheme="majorHAnsi" w:hAnsiTheme="majorHAnsi"/>
          <w:lang w:val="en-US"/>
        </w:rPr>
        <w:t>ge</w:t>
      </w:r>
      <w:r w:rsidR="00F9397D">
        <w:rPr>
          <w:rFonts w:asciiTheme="majorHAnsi" w:hAnsiTheme="majorHAnsi"/>
          <w:lang w:val="en-US"/>
        </w:rPr>
        <w:t>neous landscapes (Brown et al., 2020</w:t>
      </w:r>
      <w:r>
        <w:rPr>
          <w:rFonts w:asciiTheme="majorHAnsi" w:hAnsiTheme="majorHAnsi"/>
          <w:lang w:val="en-US"/>
        </w:rPr>
        <w:t>). This is not a major issue when comparing downscaling methods but remains a concern for quantifying the product uncertainty with respect to in-situ measurements. In this regard, our product uncertainty estimates are likely underestimates. A second validation stage using in-situ measurements would be required to quantify this potential bias but was beyond the scope of our experiment.</w:t>
      </w:r>
    </w:p>
    <w:p w14:paraId="5B670598" w14:textId="77777777" w:rsidR="00C15136" w:rsidRDefault="00C15136" w:rsidP="00C15136">
      <w:pPr>
        <w:spacing w:line="360" w:lineRule="auto"/>
        <w:rPr>
          <w:rFonts w:asciiTheme="majorHAnsi" w:hAnsiTheme="majorHAnsi"/>
          <w:lang w:val="en-US"/>
        </w:rPr>
      </w:pPr>
    </w:p>
    <w:p w14:paraId="1A4E77FB" w14:textId="20325644" w:rsidR="00C15136" w:rsidRDefault="00C15136" w:rsidP="00C15136">
      <w:pPr>
        <w:spacing w:line="360" w:lineRule="auto"/>
        <w:rPr>
          <w:rFonts w:asciiTheme="majorHAnsi" w:hAnsiTheme="majorHAnsi"/>
          <w:lang w:val="en-US"/>
        </w:rPr>
      </w:pPr>
      <w:r>
        <w:rPr>
          <w:rFonts w:asciiTheme="majorHAnsi" w:hAnsiTheme="majorHAnsi"/>
          <w:lang w:val="en-US"/>
        </w:rPr>
        <w:t xml:space="preserve">Co-registration uncertainty between </w:t>
      </w:r>
      <w:r w:rsidR="00F9397D">
        <w:rPr>
          <w:rFonts w:asciiTheme="majorHAnsi" w:hAnsiTheme="majorHAnsi"/>
          <w:lang w:val="en-US"/>
        </w:rPr>
        <w:t xml:space="preserve">upscaled </w:t>
      </w:r>
      <w:r>
        <w:rPr>
          <w:rFonts w:asciiTheme="majorHAnsi" w:hAnsiTheme="majorHAnsi"/>
          <w:lang w:val="en-US"/>
        </w:rPr>
        <w:t>reference</w:t>
      </w:r>
      <w:r w:rsidR="00F9397D">
        <w:rPr>
          <w:rFonts w:asciiTheme="majorHAnsi" w:hAnsiTheme="majorHAnsi"/>
          <w:lang w:val="en-US"/>
        </w:rPr>
        <w:t xml:space="preserve"> maps</w:t>
      </w:r>
      <w:r>
        <w:rPr>
          <w:rFonts w:asciiTheme="majorHAnsi" w:hAnsiTheme="majorHAnsi"/>
          <w:lang w:val="en-US"/>
        </w:rPr>
        <w:t xml:space="preserve"> and L2b maps produced by downscaling was another limitation of our experiment. Previous studies avoid</w:t>
      </w:r>
      <w:r w:rsidR="00F9397D">
        <w:rPr>
          <w:rFonts w:asciiTheme="majorHAnsi" w:hAnsiTheme="majorHAnsi"/>
          <w:lang w:val="en-US"/>
        </w:rPr>
        <w:t>ed</w:t>
      </w:r>
      <w:r>
        <w:rPr>
          <w:rFonts w:asciiTheme="majorHAnsi" w:hAnsiTheme="majorHAnsi"/>
          <w:lang w:val="en-US"/>
        </w:rPr>
        <w:t xml:space="preserve"> this uncertainty by using upscaled versions of the reference imagery as the input to downscaling algorithms</w:t>
      </w:r>
      <w:r w:rsidR="00300A41">
        <w:rPr>
          <w:rFonts w:asciiTheme="majorHAnsi" w:hAnsiTheme="majorHAnsi"/>
          <w:lang w:val="en-US"/>
        </w:rPr>
        <w:t xml:space="preserve"> ('upscaling approach')</w:t>
      </w:r>
      <w:r>
        <w:rPr>
          <w:rFonts w:asciiTheme="majorHAnsi" w:hAnsiTheme="majorHAnsi"/>
          <w:lang w:val="en-US"/>
        </w:rPr>
        <w:t>. The problem with th</w:t>
      </w:r>
      <w:r w:rsidR="0080101E">
        <w:rPr>
          <w:rFonts w:asciiTheme="majorHAnsi" w:hAnsiTheme="majorHAnsi"/>
          <w:lang w:val="en-US"/>
        </w:rPr>
        <w:t xml:space="preserve">e upscaling </w:t>
      </w:r>
      <w:r>
        <w:rPr>
          <w:rFonts w:asciiTheme="majorHAnsi" w:hAnsiTheme="majorHAnsi"/>
          <w:lang w:val="en-US"/>
        </w:rPr>
        <w:t xml:space="preserve">approach is that the applied upscaling corresponds to a linear spatial filter followed by spatial sampling below the Nyquist frequency. This </w:t>
      </w:r>
      <w:r w:rsidRPr="00300A41">
        <w:rPr>
          <w:rFonts w:asciiTheme="majorHAnsi" w:hAnsiTheme="majorHAnsi"/>
          <w:lang w:val="en-US"/>
        </w:rPr>
        <w:t xml:space="preserve">is </w:t>
      </w:r>
      <w:r w:rsidR="00300A41">
        <w:rPr>
          <w:rFonts w:asciiTheme="majorHAnsi" w:hAnsiTheme="majorHAnsi"/>
          <w:lang w:val="en-US"/>
        </w:rPr>
        <w:t>a carry-over</w:t>
      </w:r>
      <w:r>
        <w:rPr>
          <w:rFonts w:asciiTheme="majorHAnsi" w:hAnsiTheme="majorHAnsi"/>
          <w:lang w:val="en-US"/>
        </w:rPr>
        <w:t xml:space="preserve"> from the computer vision field where scaling behavior of synthetic targets may follow this approach</w:t>
      </w:r>
      <w:r w:rsidR="00F9397D">
        <w:rPr>
          <w:rFonts w:asciiTheme="majorHAnsi" w:hAnsiTheme="majorHAnsi"/>
          <w:lang w:val="en-US"/>
        </w:rPr>
        <w:t xml:space="preserve">. </w:t>
      </w:r>
      <w:r>
        <w:rPr>
          <w:rFonts w:asciiTheme="majorHAnsi" w:hAnsiTheme="majorHAnsi"/>
          <w:lang w:val="en-US"/>
        </w:rPr>
        <w:t>In reality, the relationship between top of canopy radiance at scales shorter than the length of multiple cast shadows, is generally non-linear (</w:t>
      </w:r>
      <w:r w:rsidR="00C72B9F">
        <w:rPr>
          <w:rFonts w:asciiTheme="majorHAnsi" w:hAnsiTheme="majorHAnsi"/>
          <w:lang w:val="en-US"/>
        </w:rPr>
        <w:t>Chen and Leblanc, 2001</w:t>
      </w:r>
      <w:r>
        <w:rPr>
          <w:rFonts w:asciiTheme="majorHAnsi" w:hAnsiTheme="majorHAnsi"/>
          <w:lang w:val="en-US"/>
        </w:rPr>
        <w:t>). The upscaling approach to generation of coarse resolution input imagery also ignores artifacts such as band-to-band co</w:t>
      </w:r>
      <w:r w:rsidR="00300A41">
        <w:rPr>
          <w:rFonts w:asciiTheme="majorHAnsi" w:hAnsiTheme="majorHAnsi"/>
          <w:lang w:val="en-US"/>
        </w:rPr>
        <w:t>-</w:t>
      </w:r>
      <w:r>
        <w:rPr>
          <w:rFonts w:asciiTheme="majorHAnsi" w:hAnsiTheme="majorHAnsi"/>
          <w:lang w:val="en-US"/>
        </w:rPr>
        <w:t>registration, detector cross-talk, and acquisition geometry variation that are generally not considered in downscaling algorithms and</w:t>
      </w:r>
      <w:r w:rsidR="00C72B9F">
        <w:rPr>
          <w:rFonts w:asciiTheme="majorHAnsi" w:hAnsiTheme="majorHAnsi"/>
          <w:lang w:val="en-US"/>
        </w:rPr>
        <w:t xml:space="preserve"> are as such sources of noise.  </w:t>
      </w:r>
      <w:r>
        <w:rPr>
          <w:rFonts w:asciiTheme="majorHAnsi" w:hAnsiTheme="majorHAnsi"/>
          <w:lang w:val="en-US"/>
        </w:rPr>
        <w:t>Our use of a statistical approach to estimat</w:t>
      </w:r>
      <w:r w:rsidR="00FD79FA">
        <w:rPr>
          <w:rFonts w:asciiTheme="majorHAnsi" w:hAnsiTheme="majorHAnsi"/>
          <w:lang w:val="en-US"/>
        </w:rPr>
        <w:t>e</w:t>
      </w:r>
      <w:r>
        <w:rPr>
          <w:rFonts w:asciiTheme="majorHAnsi" w:hAnsiTheme="majorHAnsi"/>
          <w:lang w:val="en-US"/>
        </w:rPr>
        <w:t xml:space="preserve"> the residual for each match-up is new but not intrinsically different from applying summary statistics such as the RMSE to all the residuals at a site. By using an unbiased estimator (</w:t>
      </w:r>
      <w:r w:rsidR="00FC0116">
        <w:rPr>
          <w:rFonts w:asciiTheme="majorHAnsi" w:hAnsiTheme="majorHAnsi"/>
          <w:lang w:val="en-US"/>
        </w:rPr>
        <w:t>i.e.,</w:t>
      </w:r>
      <w:r>
        <w:rPr>
          <w:rFonts w:asciiTheme="majorHAnsi" w:hAnsiTheme="majorHAnsi"/>
          <w:lang w:val="en-US"/>
        </w:rPr>
        <w:t xml:space="preserve"> median residual in a local window)</w:t>
      </w:r>
      <w:r w:rsidR="00FD79FA">
        <w:rPr>
          <w:rFonts w:asciiTheme="majorHAnsi" w:hAnsiTheme="majorHAnsi"/>
          <w:lang w:val="en-US"/>
        </w:rPr>
        <w:t>,</w:t>
      </w:r>
      <w:r>
        <w:rPr>
          <w:rFonts w:asciiTheme="majorHAnsi" w:hAnsiTheme="majorHAnsi"/>
          <w:lang w:val="en-US"/>
        </w:rPr>
        <w:t xml:space="preserve"> we accept a lower precision estimate of a single residual in comparison to the case where we have single match-up for perfectly co-registered data. However, this decrease in precision has negligible impact of statistics for each site </w:t>
      </w:r>
      <w:r w:rsidR="00C72B9F">
        <w:rPr>
          <w:rFonts w:asciiTheme="majorHAnsi" w:hAnsiTheme="majorHAnsi"/>
          <w:lang w:val="en-US"/>
        </w:rPr>
        <w:t>given that they used</w:t>
      </w:r>
      <w:r>
        <w:rPr>
          <w:rFonts w:asciiTheme="majorHAnsi" w:hAnsiTheme="majorHAnsi"/>
          <w:lang w:val="en-US"/>
        </w:rPr>
        <w:t xml:space="preserve"> at least </w:t>
      </w:r>
      <w:r w:rsidR="0080101E">
        <w:rPr>
          <w:rFonts w:asciiTheme="majorHAnsi" w:hAnsiTheme="majorHAnsi"/>
          <w:lang w:val="en-US"/>
        </w:rPr>
        <w:t>2</w:t>
      </w:r>
      <w:r>
        <w:rPr>
          <w:rFonts w:asciiTheme="majorHAnsi" w:hAnsiTheme="majorHAnsi"/>
          <w:lang w:val="en-US"/>
        </w:rPr>
        <w:t>0,000 match-ups.</w:t>
      </w:r>
    </w:p>
    <w:p w14:paraId="538CDB03" w14:textId="6AC8CFA5" w:rsidR="00C15136" w:rsidRDefault="00C15136" w:rsidP="00C15136">
      <w:pPr>
        <w:spacing w:line="360" w:lineRule="auto"/>
        <w:rPr>
          <w:rFonts w:asciiTheme="majorHAnsi" w:hAnsiTheme="majorHAnsi"/>
          <w:lang w:val="en-US"/>
        </w:rPr>
      </w:pPr>
    </w:p>
    <w:p w14:paraId="5DBAEDE9" w14:textId="7EF38F95" w:rsidR="00C15136" w:rsidRDefault="00C15136" w:rsidP="00C15136">
      <w:pPr>
        <w:spacing w:line="360" w:lineRule="auto"/>
        <w:rPr>
          <w:rFonts w:asciiTheme="majorHAnsi" w:hAnsiTheme="majorHAnsi"/>
          <w:lang w:val="en-US"/>
        </w:rPr>
      </w:pPr>
      <w:r>
        <w:rPr>
          <w:rFonts w:asciiTheme="majorHAnsi" w:hAnsiTheme="majorHAnsi"/>
          <w:lang w:val="en-US"/>
        </w:rPr>
        <w:t>Product uncertainty (RMSE) for all variables varied substantially more between sites than between treatments. As such</w:t>
      </w:r>
      <w:r w:rsidR="00C72B9F">
        <w:rPr>
          <w:rFonts w:asciiTheme="majorHAnsi" w:hAnsiTheme="majorHAnsi"/>
          <w:lang w:val="en-US"/>
        </w:rPr>
        <w:t>,</w:t>
      </w:r>
      <w:r>
        <w:rPr>
          <w:rFonts w:asciiTheme="majorHAnsi" w:hAnsiTheme="majorHAnsi"/>
          <w:lang w:val="en-US"/>
        </w:rPr>
        <w:t xml:space="preserve"> we focus our discussion on the median and extreme RMSE of</w:t>
      </w:r>
      <w:r w:rsidR="00C72B9F">
        <w:rPr>
          <w:rFonts w:asciiTheme="majorHAnsi" w:hAnsiTheme="majorHAnsi"/>
          <w:lang w:val="en-US"/>
        </w:rPr>
        <w:t xml:space="preserve"> the best case treatment for all </w:t>
      </w:r>
      <w:r>
        <w:rPr>
          <w:rFonts w:asciiTheme="majorHAnsi" w:hAnsiTheme="majorHAnsi"/>
          <w:lang w:val="en-US"/>
        </w:rPr>
        <w:t>sites (Table 7). Incorporating a 30% decrease in precision due to reference uncertainty (Figure 6</w:t>
      </w:r>
      <w:r w:rsidR="00FC0116">
        <w:rPr>
          <w:rFonts w:asciiTheme="majorHAnsi" w:hAnsiTheme="majorHAnsi"/>
          <w:lang w:val="en-US"/>
        </w:rPr>
        <w:t>) gives</w:t>
      </w:r>
      <w:r>
        <w:rPr>
          <w:rFonts w:asciiTheme="majorHAnsi" w:hAnsiTheme="majorHAnsi"/>
          <w:lang w:val="en-US"/>
        </w:rPr>
        <w:t xml:space="preserve"> best case estimates of product uncertainty of 0.05 (+0.10/-0.027) for fCOVER, 0.04 (+0.11/-0.025) for fAPAR, 0.29 (+0.34/-0.26) for LAI and 0.17</w:t>
      </w:r>
      <w:r w:rsidR="0080101E">
        <w:rPr>
          <w:rFonts w:asciiTheme="majorHAnsi" w:hAnsiTheme="majorHAnsi"/>
          <w:lang w:val="en-US"/>
        </w:rPr>
        <w:t xml:space="preserve"> kg/m</w:t>
      </w:r>
      <w:r w:rsidR="0080101E" w:rsidRPr="008F54E2">
        <w:rPr>
          <w:rFonts w:asciiTheme="majorHAnsi" w:hAnsiTheme="majorHAnsi"/>
          <w:vertAlign w:val="superscript"/>
          <w:lang w:val="en-US"/>
        </w:rPr>
        <w:t>2</w:t>
      </w:r>
      <w:r>
        <w:rPr>
          <w:rFonts w:asciiTheme="majorHAnsi" w:hAnsiTheme="majorHAnsi"/>
          <w:lang w:val="en-US"/>
        </w:rPr>
        <w:t>(+0.95</w:t>
      </w:r>
      <w:r w:rsidR="0080101E" w:rsidRPr="0080101E">
        <w:rPr>
          <w:rFonts w:asciiTheme="majorHAnsi" w:hAnsiTheme="majorHAnsi"/>
          <w:lang w:val="en-US"/>
        </w:rPr>
        <w:t xml:space="preserve"> </w:t>
      </w:r>
      <w:r w:rsidR="0080101E">
        <w:rPr>
          <w:rFonts w:asciiTheme="majorHAnsi" w:hAnsiTheme="majorHAnsi"/>
          <w:lang w:val="en-US"/>
        </w:rPr>
        <w:t>kg/m</w:t>
      </w:r>
      <w:r w:rsidR="0080101E" w:rsidRPr="00001CC9">
        <w:rPr>
          <w:rFonts w:asciiTheme="majorHAnsi" w:hAnsiTheme="majorHAnsi"/>
          <w:vertAlign w:val="superscript"/>
          <w:lang w:val="en-US"/>
        </w:rPr>
        <w:t>2</w:t>
      </w:r>
      <w:r w:rsidR="0080101E">
        <w:rPr>
          <w:rFonts w:asciiTheme="majorHAnsi" w:hAnsiTheme="majorHAnsi"/>
          <w:vertAlign w:val="superscript"/>
          <w:lang w:val="en-US"/>
        </w:rPr>
        <w:t xml:space="preserve"> </w:t>
      </w:r>
      <w:r>
        <w:rPr>
          <w:rFonts w:asciiTheme="majorHAnsi" w:hAnsiTheme="majorHAnsi"/>
          <w:lang w:val="en-US"/>
        </w:rPr>
        <w:t>/-0.17</w:t>
      </w:r>
      <w:r w:rsidR="0080101E" w:rsidRPr="0080101E">
        <w:rPr>
          <w:rFonts w:asciiTheme="majorHAnsi" w:hAnsiTheme="majorHAnsi"/>
          <w:lang w:val="en-US"/>
        </w:rPr>
        <w:t xml:space="preserve"> </w:t>
      </w:r>
      <w:r w:rsidR="0080101E">
        <w:rPr>
          <w:rFonts w:asciiTheme="majorHAnsi" w:hAnsiTheme="majorHAnsi"/>
          <w:lang w:val="en-US"/>
        </w:rPr>
        <w:t>kg/m</w:t>
      </w:r>
      <w:r w:rsidR="0080101E" w:rsidRPr="00001CC9">
        <w:rPr>
          <w:rFonts w:asciiTheme="majorHAnsi" w:hAnsiTheme="majorHAnsi"/>
          <w:vertAlign w:val="superscript"/>
          <w:lang w:val="en-US"/>
        </w:rPr>
        <w:t>2</w:t>
      </w:r>
      <w:r>
        <w:rPr>
          <w:rFonts w:asciiTheme="majorHAnsi" w:hAnsiTheme="majorHAnsi"/>
          <w:lang w:val="en-US"/>
        </w:rPr>
        <w:t>) for CWC. Comparison of these uncertaint</w:t>
      </w:r>
      <w:r w:rsidR="00C72B9F">
        <w:rPr>
          <w:rFonts w:asciiTheme="majorHAnsi" w:hAnsiTheme="majorHAnsi"/>
          <w:lang w:val="en-US"/>
        </w:rPr>
        <w:t>y</w:t>
      </w:r>
      <w:r>
        <w:rPr>
          <w:rFonts w:asciiTheme="majorHAnsi" w:hAnsiTheme="majorHAnsi"/>
          <w:lang w:val="en-US"/>
        </w:rPr>
        <w:t xml:space="preserve"> estimates with user requirements (Table 2) indicate that the product uncertainty due to downscaling reduces the acceptable threshold uncertainty of the retrieval algorithm </w:t>
      </w:r>
      <w:r>
        <w:rPr>
          <w:rFonts w:asciiTheme="majorHAnsi" w:hAnsiTheme="majorHAnsi"/>
          <w:lang w:val="en-US"/>
        </w:rPr>
        <w:lastRenderedPageBreak/>
        <w:t>by ~50%. This tradeoff between spatial resolution and thematic uncertainty is not surprising considering that</w:t>
      </w:r>
      <w:r w:rsidR="00C72B9F">
        <w:rPr>
          <w:rFonts w:asciiTheme="majorHAnsi" w:hAnsiTheme="majorHAnsi"/>
          <w:lang w:val="en-US"/>
        </w:rPr>
        <w:t>, assuming spatially uncorrelated error,</w:t>
      </w:r>
      <w:r>
        <w:rPr>
          <w:rFonts w:asciiTheme="majorHAnsi" w:hAnsiTheme="majorHAnsi"/>
          <w:lang w:val="en-US"/>
        </w:rPr>
        <w:t xml:space="preserve"> it approximately balances the potential decrease i</w:t>
      </w:r>
      <w:r w:rsidR="00C72B9F">
        <w:rPr>
          <w:rFonts w:asciiTheme="majorHAnsi" w:hAnsiTheme="majorHAnsi"/>
          <w:lang w:val="en-US"/>
        </w:rPr>
        <w:t xml:space="preserve">n uncertainty by a factor of two if the downscaled 10m L2b products were subsequently </w:t>
      </w:r>
      <w:r>
        <w:rPr>
          <w:rFonts w:asciiTheme="majorHAnsi" w:hAnsiTheme="majorHAnsi"/>
          <w:lang w:val="en-US"/>
        </w:rPr>
        <w:t>upscal</w:t>
      </w:r>
      <w:r w:rsidR="00C72B9F">
        <w:rPr>
          <w:rFonts w:asciiTheme="majorHAnsi" w:hAnsiTheme="majorHAnsi"/>
          <w:lang w:val="en-US"/>
        </w:rPr>
        <w:t>ed to 20m.</w:t>
      </w:r>
    </w:p>
    <w:p w14:paraId="6745EC18" w14:textId="77777777" w:rsidR="00C15136" w:rsidRDefault="00C15136" w:rsidP="00C15136">
      <w:pPr>
        <w:spacing w:line="360" w:lineRule="auto"/>
        <w:rPr>
          <w:rFonts w:asciiTheme="majorHAnsi" w:hAnsiTheme="majorHAnsi"/>
          <w:lang w:val="en-US"/>
        </w:rPr>
      </w:pPr>
    </w:p>
    <w:p w14:paraId="007F3681" w14:textId="15E2A5F2" w:rsidR="00C15136" w:rsidRDefault="00F9397D" w:rsidP="00C15136">
      <w:pPr>
        <w:spacing w:line="360" w:lineRule="auto"/>
        <w:rPr>
          <w:rFonts w:asciiTheme="majorHAnsi" w:hAnsiTheme="majorHAnsi"/>
          <w:lang w:val="en-US"/>
        </w:rPr>
      </w:pPr>
      <w:r w:rsidRPr="00795EBF">
        <w:rPr>
          <w:rFonts w:asciiTheme="majorHAnsi" w:hAnsiTheme="majorHAnsi" w:cstheme="majorHAnsi"/>
        </w:rPr>
        <w:t>SupReMe</w:t>
      </w:r>
      <w:r w:rsidR="00C15136" w:rsidRPr="00F9397D">
        <w:rPr>
          <w:rFonts w:asciiTheme="majorHAnsi" w:hAnsiTheme="majorHAnsi"/>
          <w:lang w:val="en-US"/>
        </w:rPr>
        <w:t xml:space="preserve"> </w:t>
      </w:r>
      <w:r w:rsidR="00C15136">
        <w:rPr>
          <w:rFonts w:asciiTheme="majorHAnsi" w:hAnsiTheme="majorHAnsi"/>
          <w:lang w:val="en-US"/>
        </w:rPr>
        <w:t>(treatment D3-10) resulted in the lowest RMSE and highest</w:t>
      </w:r>
      <w:r w:rsidR="00C72B9F">
        <w:rPr>
          <w:rFonts w:asciiTheme="majorHAnsi" w:hAnsiTheme="majorHAnsi"/>
          <w:lang w:val="en-US"/>
        </w:rPr>
        <w:t xml:space="preserve"> r</w:t>
      </w:r>
      <w:r w:rsidR="00C72B9F" w:rsidRPr="00795EBF">
        <w:rPr>
          <w:rFonts w:asciiTheme="majorHAnsi" w:hAnsiTheme="majorHAnsi"/>
          <w:vertAlign w:val="superscript"/>
          <w:lang w:val="en-US"/>
        </w:rPr>
        <w:t>2</w:t>
      </w:r>
      <w:r w:rsidR="00C15136">
        <w:rPr>
          <w:rFonts w:asciiTheme="majorHAnsi" w:hAnsiTheme="majorHAnsi"/>
          <w:lang w:val="en-US"/>
        </w:rPr>
        <w:t xml:space="preserve"> for most sites for fCOVER, fAPAR and LAI. </w:t>
      </w:r>
      <w:r w:rsidRPr="00B5468B">
        <w:rPr>
          <w:rFonts w:asciiTheme="majorHAnsi" w:hAnsiTheme="majorHAnsi" w:cstheme="majorHAnsi"/>
        </w:rPr>
        <w:t>SupReMe</w:t>
      </w:r>
      <w:r w:rsidR="00C15136">
        <w:rPr>
          <w:rFonts w:asciiTheme="majorHAnsi" w:hAnsiTheme="majorHAnsi"/>
          <w:lang w:val="en-US"/>
        </w:rPr>
        <w:t xml:space="preserve"> implements a regularized inverse PSF filter solution that is optimal in terms of reconstructing higher resolution L2a products assuming a linear upscaling process with regular sampling.  It is likely that this is indeed the case when relating the 10m and 20m VNIR</w:t>
      </w:r>
      <w:r w:rsidR="00C72B9F">
        <w:rPr>
          <w:rFonts w:asciiTheme="majorHAnsi" w:hAnsiTheme="majorHAnsi"/>
          <w:lang w:val="en-US"/>
        </w:rPr>
        <w:t xml:space="preserve"> MSI bands. The absence of an original </w:t>
      </w:r>
      <w:r w:rsidR="00C15136">
        <w:rPr>
          <w:rFonts w:asciiTheme="majorHAnsi" w:hAnsiTheme="majorHAnsi"/>
          <w:lang w:val="en-US"/>
        </w:rPr>
        <w:t>10m SWIR band may explain why nearest neighbour resampling (R1-10) performed better in terms of RMSE and r</w:t>
      </w:r>
      <w:r w:rsidR="00C15136" w:rsidRPr="00795EBF">
        <w:rPr>
          <w:rFonts w:asciiTheme="majorHAnsi" w:hAnsiTheme="majorHAnsi"/>
          <w:vertAlign w:val="superscript"/>
          <w:lang w:val="en-US"/>
        </w:rPr>
        <w:t>2</w:t>
      </w:r>
      <w:r w:rsidR="00C15136">
        <w:rPr>
          <w:rFonts w:asciiTheme="majorHAnsi" w:hAnsiTheme="majorHAnsi"/>
          <w:lang w:val="en-US"/>
        </w:rPr>
        <w:t xml:space="preserve"> for CWC at many sites</w:t>
      </w:r>
      <w:r w:rsidR="00300A41">
        <w:rPr>
          <w:rFonts w:asciiTheme="majorHAnsi" w:hAnsiTheme="majorHAnsi"/>
          <w:lang w:val="en-US"/>
        </w:rPr>
        <w:t>: the super-resolution methods did not have a finer resolution SWIR band to calibrate their downscaled SWIR L2a estimates.  This could be tested using data with a 10m resolution SWIR band (</w:t>
      </w:r>
      <w:r w:rsidR="00FC0116">
        <w:rPr>
          <w:rFonts w:asciiTheme="majorHAnsi" w:hAnsiTheme="majorHAnsi"/>
          <w:lang w:val="en-US"/>
        </w:rPr>
        <w:t>e.g.,</w:t>
      </w:r>
      <w:r w:rsidR="00300A41">
        <w:rPr>
          <w:rFonts w:asciiTheme="majorHAnsi" w:hAnsiTheme="majorHAnsi"/>
          <w:lang w:val="en-US"/>
        </w:rPr>
        <w:t xml:space="preserve"> WV3 full band imagery) or hyperspectral VNIR and SWIR imagery.  </w:t>
      </w:r>
      <w:r w:rsidR="00C15136">
        <w:rPr>
          <w:rFonts w:asciiTheme="majorHAnsi" w:hAnsiTheme="majorHAnsi"/>
          <w:lang w:val="en-US"/>
        </w:rPr>
        <w:t xml:space="preserve">Even so, the difference between all treatments, including nearest neighbour resampling, in terms of RMSE and </w:t>
      </w:r>
      <w:r w:rsidR="00C72B9F">
        <w:rPr>
          <w:rFonts w:asciiTheme="majorHAnsi" w:hAnsiTheme="majorHAnsi"/>
          <w:lang w:val="en-US"/>
        </w:rPr>
        <w:t>r</w:t>
      </w:r>
      <w:r w:rsidR="00C72B9F" w:rsidRPr="00B5468B">
        <w:rPr>
          <w:rFonts w:asciiTheme="majorHAnsi" w:hAnsiTheme="majorHAnsi"/>
          <w:vertAlign w:val="superscript"/>
          <w:lang w:val="en-US"/>
        </w:rPr>
        <w:t>2</w:t>
      </w:r>
      <w:r w:rsidR="00C72B9F">
        <w:rPr>
          <w:rFonts w:asciiTheme="majorHAnsi" w:hAnsiTheme="majorHAnsi"/>
          <w:lang w:val="en-US"/>
        </w:rPr>
        <w:t xml:space="preserve"> was less than 10% when averaged</w:t>
      </w:r>
      <w:r w:rsidR="00C15136">
        <w:rPr>
          <w:rFonts w:asciiTheme="majorHAnsi" w:hAnsiTheme="majorHAnsi"/>
          <w:lang w:val="en-US"/>
        </w:rPr>
        <w:t xml:space="preserve"> across all sites. This suggests that the tested super-resolution algorithms do not substantially reduce product uncertainty in comparison to the 20m resolution product.  </w:t>
      </w:r>
    </w:p>
    <w:p w14:paraId="2B5AA7EA" w14:textId="77777777" w:rsidR="00C15136" w:rsidRDefault="00C15136" w:rsidP="00C15136">
      <w:pPr>
        <w:spacing w:line="360" w:lineRule="auto"/>
        <w:rPr>
          <w:rFonts w:asciiTheme="majorHAnsi" w:hAnsiTheme="majorHAnsi"/>
          <w:lang w:val="en-US"/>
        </w:rPr>
      </w:pPr>
    </w:p>
    <w:p w14:paraId="759743AA" w14:textId="3304F6ED" w:rsidR="00C15136" w:rsidRDefault="00C15136" w:rsidP="00C15136">
      <w:pPr>
        <w:spacing w:line="360" w:lineRule="auto"/>
        <w:rPr>
          <w:rFonts w:asciiTheme="majorHAnsi" w:hAnsiTheme="majorHAnsi"/>
          <w:lang w:val="en-US"/>
        </w:rPr>
      </w:pPr>
      <w:r>
        <w:rPr>
          <w:rFonts w:asciiTheme="majorHAnsi" w:hAnsiTheme="majorHAnsi"/>
          <w:lang w:val="en-US"/>
        </w:rPr>
        <w:t xml:space="preserve">Considering the similarity in thematic uncertainty between treatments, the spatial similarity between downscaled products and reference maps becomes an </w:t>
      </w:r>
      <w:r w:rsidR="00FC0116">
        <w:rPr>
          <w:rFonts w:asciiTheme="majorHAnsi" w:hAnsiTheme="majorHAnsi"/>
          <w:lang w:val="en-US"/>
        </w:rPr>
        <w:t>important criterion</w:t>
      </w:r>
      <w:r>
        <w:rPr>
          <w:rFonts w:asciiTheme="majorHAnsi" w:hAnsiTheme="majorHAnsi"/>
          <w:lang w:val="en-US"/>
        </w:rPr>
        <w:t xml:space="preserve"> for algorithm selection. Unfortuna</w:t>
      </w:r>
      <w:r w:rsidR="00C72B9F">
        <w:rPr>
          <w:rFonts w:asciiTheme="majorHAnsi" w:hAnsiTheme="majorHAnsi"/>
          <w:lang w:val="en-US"/>
        </w:rPr>
        <w:t xml:space="preserve">tely, </w:t>
      </w:r>
      <w:r>
        <w:rPr>
          <w:rFonts w:asciiTheme="majorHAnsi" w:hAnsiTheme="majorHAnsi"/>
          <w:lang w:val="en-US"/>
        </w:rPr>
        <w:t>our results were contradictory and equivocal. The contradiction arises in that the SSI clearly indicated that nearest neighbour resampling provided the best spatial similarity between downscaled and reference maps but qualitative assessment indicated this treatment produced significant blurring</w:t>
      </w:r>
      <w:r w:rsidR="00300A41">
        <w:rPr>
          <w:rFonts w:asciiTheme="majorHAnsi" w:hAnsiTheme="majorHAnsi"/>
          <w:lang w:val="en-US"/>
        </w:rPr>
        <w:t xml:space="preserve"> at two sites (Fox Creek South and Kitchener)</w:t>
      </w:r>
      <w:r>
        <w:rPr>
          <w:rFonts w:asciiTheme="majorHAnsi" w:hAnsiTheme="majorHAnsi"/>
          <w:lang w:val="en-US"/>
        </w:rPr>
        <w:t>. The SSI seems to be of limited use for quantitative assessment of downscaled patterns when d</w:t>
      </w:r>
      <w:r w:rsidR="00C72B9F">
        <w:rPr>
          <w:rFonts w:asciiTheme="majorHAnsi" w:hAnsiTheme="majorHAnsi"/>
          <w:lang w:val="en-US"/>
        </w:rPr>
        <w:t>ealing with medium resolution (</w:t>
      </w:r>
      <w:r>
        <w:rPr>
          <w:rFonts w:asciiTheme="majorHAnsi" w:hAnsiTheme="majorHAnsi"/>
          <w:lang w:val="en-US"/>
        </w:rPr>
        <w:t>5m</w:t>
      </w:r>
      <w:r w:rsidR="00C72B9F">
        <w:rPr>
          <w:rFonts w:asciiTheme="majorHAnsi" w:hAnsiTheme="majorHAnsi"/>
          <w:lang w:val="en-US"/>
        </w:rPr>
        <w:t xml:space="preserve"> to 30m</w:t>
      </w:r>
      <w:r>
        <w:rPr>
          <w:rFonts w:asciiTheme="majorHAnsi" w:hAnsiTheme="majorHAnsi"/>
          <w:lang w:val="en-US"/>
        </w:rPr>
        <w:t>) reference imagery since it is based on ratios of local cross and auto correlations of the compared maps and not the actual spatial arrangement of features</w:t>
      </w:r>
      <w:r w:rsidR="00C64B7A">
        <w:rPr>
          <w:rFonts w:asciiTheme="majorHAnsi" w:hAnsiTheme="majorHAnsi"/>
          <w:lang w:val="en-US"/>
        </w:rPr>
        <w:t xml:space="preserve"> at fine resolution</w:t>
      </w:r>
      <w:r>
        <w:rPr>
          <w:rFonts w:asciiTheme="majorHAnsi" w:hAnsiTheme="majorHAnsi"/>
          <w:lang w:val="en-US"/>
        </w:rPr>
        <w:t xml:space="preserve">. </w:t>
      </w:r>
      <w:r w:rsidR="00C72B9F">
        <w:rPr>
          <w:rFonts w:asciiTheme="majorHAnsi" w:hAnsiTheme="majorHAnsi"/>
          <w:lang w:val="en-US"/>
        </w:rPr>
        <w:t>At the same time, q</w:t>
      </w:r>
      <w:r>
        <w:rPr>
          <w:rFonts w:asciiTheme="majorHAnsi" w:hAnsiTheme="majorHAnsi"/>
          <w:lang w:val="en-US"/>
        </w:rPr>
        <w:t>ualitative assessments of spatial similarity when using super-resolution was equivocal. A</w:t>
      </w:r>
      <w:r w:rsidR="00C64B7A">
        <w:rPr>
          <w:rFonts w:asciiTheme="majorHAnsi" w:hAnsiTheme="majorHAnsi"/>
          <w:lang w:val="en-US"/>
        </w:rPr>
        <w:t xml:space="preserve">ll super-resolution algorithms </w:t>
      </w:r>
      <w:r>
        <w:rPr>
          <w:rFonts w:asciiTheme="majorHAnsi" w:hAnsiTheme="majorHAnsi"/>
          <w:lang w:val="en-US"/>
        </w:rPr>
        <w:t xml:space="preserve">provided similar levels of feature matching to reference maps notwithstanding the aforementioned finding that they also resulted in a substantial increase in product uncertainty at 10m resolution. </w:t>
      </w:r>
      <w:r w:rsidR="00B07A45">
        <w:rPr>
          <w:rFonts w:asciiTheme="majorHAnsi" w:hAnsiTheme="majorHAnsi"/>
          <w:lang w:val="en-US"/>
        </w:rPr>
        <w:t xml:space="preserve">More study is required to determine appropriate quantitative similarity metrics such as those based on texture matching.  </w:t>
      </w:r>
    </w:p>
    <w:p w14:paraId="470BD5C1" w14:textId="77777777" w:rsidR="00C15136" w:rsidRDefault="00C15136" w:rsidP="00C15136">
      <w:pPr>
        <w:spacing w:line="360" w:lineRule="auto"/>
        <w:rPr>
          <w:rFonts w:asciiTheme="majorHAnsi" w:hAnsiTheme="majorHAnsi"/>
          <w:lang w:val="en-US"/>
        </w:rPr>
      </w:pPr>
    </w:p>
    <w:p w14:paraId="5FFBEE9C" w14:textId="46859CB4" w:rsidR="00CB0DA4" w:rsidRPr="00795EBF" w:rsidRDefault="00C15136" w:rsidP="00795EBF">
      <w:pPr>
        <w:spacing w:line="360" w:lineRule="auto"/>
        <w:rPr>
          <w:rFonts w:asciiTheme="majorHAnsi" w:hAnsiTheme="majorHAnsi"/>
          <w:lang w:val="en-US"/>
        </w:rPr>
      </w:pPr>
      <w:r>
        <w:rPr>
          <w:rFonts w:asciiTheme="majorHAnsi" w:hAnsiTheme="majorHAnsi"/>
          <w:lang w:val="en-US"/>
        </w:rPr>
        <w:lastRenderedPageBreak/>
        <w:t xml:space="preserve">We initially embarked upon this study with the intent of finding a downscaling algorithm suitable for systematic production of 10m resolution vegetation biophysical variables from MSI data. While </w:t>
      </w:r>
      <w:r w:rsidR="00F9397D" w:rsidRPr="00B5468B">
        <w:rPr>
          <w:rFonts w:asciiTheme="majorHAnsi" w:hAnsiTheme="majorHAnsi" w:cstheme="majorHAnsi"/>
        </w:rPr>
        <w:t>SupReMe</w:t>
      </w:r>
      <w:r w:rsidR="00F9397D" w:rsidRPr="00B5468B">
        <w:rPr>
          <w:rFonts w:asciiTheme="majorHAnsi" w:hAnsiTheme="majorHAnsi"/>
          <w:lang w:val="en-US"/>
        </w:rPr>
        <w:t xml:space="preserve"> </w:t>
      </w:r>
      <w:r>
        <w:rPr>
          <w:rFonts w:asciiTheme="majorHAnsi" w:hAnsiTheme="majorHAnsi"/>
          <w:lang w:val="en-US"/>
        </w:rPr>
        <w:t xml:space="preserve">was a clear winner for fCOVER, fAPAR and LAI we feel that its computational cost, the increased product uncertainty at 10m resolution and the large between site variability in uncertainty does not warrant </w:t>
      </w:r>
      <w:r w:rsidR="00B07A45">
        <w:rPr>
          <w:rFonts w:asciiTheme="majorHAnsi" w:hAnsiTheme="majorHAnsi"/>
          <w:lang w:val="en-US"/>
        </w:rPr>
        <w:t xml:space="preserve">its </w:t>
      </w:r>
      <w:r>
        <w:rPr>
          <w:rFonts w:asciiTheme="majorHAnsi" w:hAnsiTheme="majorHAnsi"/>
          <w:lang w:val="en-US"/>
        </w:rPr>
        <w:t>implementation in a systematic processing chain. However, in developing the transfer function approach we came to realize that in many circumstances VNIR bands are sufficient for accurate estimate of vegetation biophysical variables given sufficient local calibration data. This was noted by Clevers et al. (201</w:t>
      </w:r>
      <w:r w:rsidR="006C76F0">
        <w:rPr>
          <w:rFonts w:asciiTheme="majorHAnsi" w:hAnsiTheme="majorHAnsi"/>
          <w:lang w:val="en-US"/>
        </w:rPr>
        <w:t>7</w:t>
      </w:r>
      <w:r>
        <w:rPr>
          <w:rFonts w:asciiTheme="majorHAnsi" w:hAnsiTheme="majorHAnsi"/>
          <w:lang w:val="en-US"/>
        </w:rPr>
        <w:t>) using in-situ calibration data but there is no reason why it cannot be implemented systematically using 20m SL2P retrievals and the MSI bands available at 10m resolution for calibration. Assuming the transfer function could be calibrated efficiently this approach would allow for both 10m resolution estimates and associa</w:t>
      </w:r>
      <w:r w:rsidR="00B07A45">
        <w:rPr>
          <w:rFonts w:asciiTheme="majorHAnsi" w:hAnsiTheme="majorHAnsi"/>
          <w:lang w:val="en-US"/>
        </w:rPr>
        <w:t xml:space="preserve">ted prediction uncertainties. </w:t>
      </w:r>
    </w:p>
    <w:p w14:paraId="45EABD71" w14:textId="7EA99082" w:rsidR="00CB0DA4" w:rsidRDefault="00CB0DA4" w:rsidP="00795EBF">
      <w:pPr>
        <w:pStyle w:val="Heading1"/>
        <w:rPr>
          <w:lang w:val="en-US"/>
        </w:rPr>
      </w:pPr>
      <w:r>
        <w:rPr>
          <w:lang w:val="en-US"/>
        </w:rPr>
        <w:t>Conclusions</w:t>
      </w:r>
    </w:p>
    <w:p w14:paraId="4A19D7CB" w14:textId="77777777" w:rsidR="00CB0DA4" w:rsidRPr="00795EBF" w:rsidRDefault="00CB0DA4" w:rsidP="00903B49">
      <w:pPr>
        <w:rPr>
          <w:lang w:val="en-US"/>
        </w:rPr>
      </w:pPr>
    </w:p>
    <w:p w14:paraId="7F1518BC" w14:textId="46498AC1" w:rsidR="00C15136" w:rsidRDefault="00C15136" w:rsidP="00C15136">
      <w:pPr>
        <w:spacing w:line="360" w:lineRule="auto"/>
        <w:rPr>
          <w:rFonts w:asciiTheme="majorHAnsi" w:hAnsiTheme="majorHAnsi"/>
          <w:lang w:val="en-US"/>
        </w:rPr>
      </w:pPr>
      <w:bookmarkStart w:id="78" w:name="_GoBack"/>
      <w:bookmarkEnd w:id="78"/>
      <w:r>
        <w:rPr>
          <w:rFonts w:asciiTheme="majorHAnsi" w:hAnsiTheme="majorHAnsi"/>
          <w:lang w:val="en-US"/>
        </w:rPr>
        <w:t xml:space="preserve">Spatial downscaling offers the potential for simultaneously decreasing thematic uncertainty and increasing the applicability of maps of vegetation biophysical variables derived from satellite imagery.  Downscaling is especially attractive for sensors, such as the MSI on S2a and S2b, with co-located bands at different resolutions. Many downscaling algorithms have been developed for such multispectral imagery but previous validation has been limited to the uncertainty of L1b radiance or L2a </w:t>
      </w:r>
      <w:r w:rsidR="00B07A45">
        <w:rPr>
          <w:rFonts w:asciiTheme="majorHAnsi" w:hAnsiTheme="majorHAnsi"/>
          <w:lang w:val="en-US"/>
        </w:rPr>
        <w:t xml:space="preserve">surface reflectance products. </w:t>
      </w:r>
      <w:r>
        <w:rPr>
          <w:rFonts w:asciiTheme="majorHAnsi" w:hAnsiTheme="majorHAnsi"/>
          <w:lang w:val="en-US"/>
        </w:rPr>
        <w:t>A new methodology, adapted from the transfer function approach used for validation of maps from</w:t>
      </w:r>
      <w:r w:rsidR="00B07A45">
        <w:rPr>
          <w:rFonts w:asciiTheme="majorHAnsi" w:hAnsiTheme="majorHAnsi"/>
          <w:lang w:val="en-US"/>
        </w:rPr>
        <w:t xml:space="preserve"> coarse scale satellite imagery, was developed</w:t>
      </w:r>
      <w:r>
        <w:rPr>
          <w:rFonts w:asciiTheme="majorHAnsi" w:hAnsiTheme="majorHAnsi"/>
          <w:lang w:val="en-US"/>
        </w:rPr>
        <w:t xml:space="preserve"> </w:t>
      </w:r>
      <w:r w:rsidR="00B07A45">
        <w:rPr>
          <w:rFonts w:asciiTheme="majorHAnsi" w:hAnsiTheme="majorHAnsi"/>
          <w:lang w:val="en-US"/>
        </w:rPr>
        <w:t xml:space="preserve">to </w:t>
      </w:r>
      <w:r>
        <w:rPr>
          <w:rFonts w:asciiTheme="majorHAnsi" w:hAnsiTheme="majorHAnsi"/>
          <w:lang w:val="en-US"/>
        </w:rPr>
        <w:t xml:space="preserve">quantify the thematic uncertainty of downscaled S2 maps of canopy variables at regional extents and to compare available downscaling algorithms.  </w:t>
      </w:r>
    </w:p>
    <w:p w14:paraId="6762CE18" w14:textId="77777777" w:rsidR="00C15136" w:rsidRDefault="00C15136" w:rsidP="00C15136">
      <w:pPr>
        <w:spacing w:line="360" w:lineRule="auto"/>
        <w:rPr>
          <w:rFonts w:asciiTheme="majorHAnsi" w:hAnsiTheme="majorHAnsi"/>
          <w:lang w:val="en-US"/>
        </w:rPr>
      </w:pPr>
    </w:p>
    <w:p w14:paraId="4EA2B2C4" w14:textId="6081BCE9" w:rsidR="00B07A45" w:rsidRDefault="00C15136" w:rsidP="00C15136">
      <w:pPr>
        <w:spacing w:line="360" w:lineRule="auto"/>
        <w:rPr>
          <w:rFonts w:asciiTheme="majorHAnsi" w:hAnsiTheme="majorHAnsi"/>
          <w:lang w:val="en-US"/>
        </w:rPr>
      </w:pPr>
      <w:r>
        <w:rPr>
          <w:rFonts w:asciiTheme="majorHAnsi" w:hAnsiTheme="majorHAnsi"/>
          <w:lang w:val="en-US"/>
        </w:rPr>
        <w:t>The bias of both reference maps and downscaled products was negligible compared to their uncertainty (</w:t>
      </w:r>
      <w:r w:rsidR="00FC0116">
        <w:rPr>
          <w:rFonts w:asciiTheme="majorHAnsi" w:hAnsiTheme="majorHAnsi"/>
          <w:lang w:val="en-US"/>
        </w:rPr>
        <w:t>i.e.,</w:t>
      </w:r>
      <w:r>
        <w:rPr>
          <w:rFonts w:asciiTheme="majorHAnsi" w:hAnsiTheme="majorHAnsi"/>
          <w:lang w:val="en-US"/>
        </w:rPr>
        <w:t xml:space="preserve"> RMSE) and user requirements. Additionally, irrespective of variable or site, the r</w:t>
      </w:r>
      <w:r w:rsidR="00B07A45">
        <w:rPr>
          <w:rFonts w:asciiTheme="majorHAnsi" w:hAnsiTheme="majorHAnsi"/>
          <w:lang w:val="en-US"/>
        </w:rPr>
        <w:t>eference maps uncertainty, corresponding</w:t>
      </w:r>
      <w:r>
        <w:rPr>
          <w:rFonts w:asciiTheme="majorHAnsi" w:hAnsiTheme="majorHAnsi"/>
          <w:lang w:val="en-US"/>
        </w:rPr>
        <w:t xml:space="preserve"> to the precision of the estimated product uncertainty, was ~30% of total uncertainty between downscaled products and reference maps. This supports our hypothesis that reference maps have sufficient precision to quantify product uncertainty. </w:t>
      </w:r>
    </w:p>
    <w:p w14:paraId="6AA644C4" w14:textId="77777777" w:rsidR="00B07A45" w:rsidRDefault="00B07A45" w:rsidP="00C15136">
      <w:pPr>
        <w:spacing w:line="360" w:lineRule="auto"/>
        <w:rPr>
          <w:rFonts w:asciiTheme="majorHAnsi" w:hAnsiTheme="majorHAnsi"/>
          <w:lang w:val="en-US"/>
        </w:rPr>
      </w:pPr>
    </w:p>
    <w:p w14:paraId="54895AD7" w14:textId="1AAFD273" w:rsidR="00C15136" w:rsidRDefault="00C15136" w:rsidP="00C15136">
      <w:pPr>
        <w:spacing w:line="360" w:lineRule="auto"/>
        <w:rPr>
          <w:rFonts w:asciiTheme="majorHAnsi" w:hAnsiTheme="majorHAnsi"/>
          <w:lang w:val="en-US"/>
        </w:rPr>
      </w:pPr>
      <w:r>
        <w:rPr>
          <w:rFonts w:asciiTheme="majorHAnsi" w:hAnsiTheme="majorHAnsi"/>
          <w:lang w:val="en-US"/>
        </w:rPr>
        <w:t>The uncertainty of the best algorithm at a site was</w:t>
      </w:r>
      <w:r w:rsidR="00B07A45">
        <w:rPr>
          <w:rFonts w:asciiTheme="majorHAnsi" w:hAnsiTheme="majorHAnsi"/>
          <w:lang w:val="en-US"/>
        </w:rPr>
        <w:t>, on average,</w:t>
      </w:r>
      <w:r>
        <w:rPr>
          <w:rFonts w:asciiTheme="majorHAnsi" w:hAnsiTheme="majorHAnsi"/>
          <w:lang w:val="en-US"/>
        </w:rPr>
        <w:t xml:space="preserve"> ~50% of the threshold user requirements. </w:t>
      </w:r>
      <w:r w:rsidR="00B07A45">
        <w:rPr>
          <w:rFonts w:asciiTheme="majorHAnsi" w:hAnsiTheme="majorHAnsi"/>
          <w:lang w:val="en-US"/>
        </w:rPr>
        <w:t xml:space="preserve">Problematic sites with best algorithm uncertainties approaching 100% of threshold user </w:t>
      </w:r>
      <w:r w:rsidR="00B07A45">
        <w:rPr>
          <w:rFonts w:asciiTheme="majorHAnsi" w:hAnsiTheme="majorHAnsi"/>
          <w:lang w:val="en-US"/>
        </w:rPr>
        <w:lastRenderedPageBreak/>
        <w:t xml:space="preserve">requirements were observed for all variables. </w:t>
      </w:r>
      <w:r>
        <w:rPr>
          <w:rFonts w:asciiTheme="majorHAnsi" w:hAnsiTheme="majorHAnsi"/>
          <w:lang w:val="en-US"/>
        </w:rPr>
        <w:t>This suggests that downscaled maps will not likely meet user requirements for uncertainty if evaluated at 10m resolution considering current levels of uncertainty for retrieval algorithms such as SL2P</w:t>
      </w:r>
      <w:r w:rsidR="00C64B7A">
        <w:rPr>
          <w:rFonts w:asciiTheme="majorHAnsi" w:hAnsiTheme="majorHAnsi"/>
          <w:lang w:val="en-US"/>
        </w:rPr>
        <w:t xml:space="preserve"> when applied at 20m resolution.</w:t>
      </w:r>
    </w:p>
    <w:p w14:paraId="346EC811" w14:textId="77777777" w:rsidR="00C15136" w:rsidRDefault="00C15136" w:rsidP="00C15136">
      <w:pPr>
        <w:spacing w:line="360" w:lineRule="auto"/>
        <w:rPr>
          <w:rFonts w:asciiTheme="majorHAnsi" w:hAnsiTheme="majorHAnsi"/>
          <w:lang w:val="en-US"/>
        </w:rPr>
      </w:pPr>
    </w:p>
    <w:p w14:paraId="0F8A939B" w14:textId="6C39162D" w:rsidR="00B07A45" w:rsidRDefault="00F9397D" w:rsidP="00C15136">
      <w:pPr>
        <w:spacing w:line="360" w:lineRule="auto"/>
        <w:rPr>
          <w:rFonts w:asciiTheme="majorHAnsi" w:hAnsiTheme="majorHAnsi"/>
          <w:lang w:val="en-US"/>
        </w:rPr>
      </w:pPr>
      <w:r w:rsidRPr="00B5468B">
        <w:rPr>
          <w:rFonts w:asciiTheme="majorHAnsi" w:hAnsiTheme="majorHAnsi" w:cstheme="majorHAnsi"/>
        </w:rPr>
        <w:t>SupReMe</w:t>
      </w:r>
      <w:r w:rsidR="00C15136">
        <w:rPr>
          <w:rFonts w:asciiTheme="majorHAnsi" w:hAnsiTheme="majorHAnsi"/>
          <w:lang w:val="en-US"/>
        </w:rPr>
        <w:t xml:space="preserve"> was consistently the algorithm with lowest RMSE and highest r</w:t>
      </w:r>
      <w:r w:rsidR="00C15136" w:rsidRPr="00795EBF">
        <w:rPr>
          <w:rFonts w:asciiTheme="majorHAnsi" w:hAnsiTheme="majorHAnsi"/>
          <w:vertAlign w:val="superscript"/>
          <w:lang w:val="en-US"/>
        </w:rPr>
        <w:t>2</w:t>
      </w:r>
      <w:r w:rsidR="00C15136">
        <w:rPr>
          <w:rFonts w:asciiTheme="majorHAnsi" w:hAnsiTheme="majorHAnsi"/>
          <w:lang w:val="en-US"/>
        </w:rPr>
        <w:t xml:space="preserve"> for fCOVER, LAI and fAPAR at most sites and nearest neighbour resolution was frequently the best in all three metrics for CWC. However, differences between the best algorithm and nearest neighbour </w:t>
      </w:r>
      <w:r w:rsidR="00FC0116">
        <w:rPr>
          <w:rFonts w:asciiTheme="majorHAnsi" w:hAnsiTheme="majorHAnsi"/>
          <w:lang w:val="en-US"/>
        </w:rPr>
        <w:t>were</w:t>
      </w:r>
      <w:r w:rsidR="00C15136">
        <w:rPr>
          <w:rFonts w:asciiTheme="majorHAnsi" w:hAnsiTheme="majorHAnsi"/>
          <w:lang w:val="en-US"/>
        </w:rPr>
        <w:t xml:space="preserve"> typically less than 10% for all metrics and always less than reference uncertainty.  </w:t>
      </w:r>
    </w:p>
    <w:p w14:paraId="7D35E39E" w14:textId="77777777" w:rsidR="00B07A45" w:rsidRDefault="00B07A45" w:rsidP="00C15136">
      <w:pPr>
        <w:spacing w:line="360" w:lineRule="auto"/>
        <w:rPr>
          <w:rFonts w:asciiTheme="majorHAnsi" w:hAnsiTheme="majorHAnsi"/>
          <w:lang w:val="en-US"/>
        </w:rPr>
      </w:pPr>
    </w:p>
    <w:p w14:paraId="2B8E35E0" w14:textId="2E5D79A1" w:rsidR="00B07A45" w:rsidRDefault="00B07A45" w:rsidP="00C15136">
      <w:pPr>
        <w:spacing w:line="360" w:lineRule="auto"/>
        <w:rPr>
          <w:rFonts w:asciiTheme="majorHAnsi" w:hAnsiTheme="majorHAnsi"/>
          <w:lang w:val="en-US"/>
        </w:rPr>
      </w:pPr>
      <w:r>
        <w:rPr>
          <w:rFonts w:asciiTheme="majorHAnsi" w:hAnsiTheme="majorHAnsi"/>
          <w:lang w:val="en-US"/>
        </w:rPr>
        <w:t>The</w:t>
      </w:r>
      <w:r w:rsidR="00C15136">
        <w:rPr>
          <w:rFonts w:asciiTheme="majorHAnsi" w:hAnsiTheme="majorHAnsi"/>
          <w:lang w:val="en-US"/>
        </w:rPr>
        <w:t xml:space="preserve"> SSI metric provided independent i</w:t>
      </w:r>
      <w:r>
        <w:rPr>
          <w:rFonts w:asciiTheme="majorHAnsi" w:hAnsiTheme="majorHAnsi"/>
          <w:lang w:val="en-US"/>
        </w:rPr>
        <w:t xml:space="preserve">nformation compared to the RMSE but its </w:t>
      </w:r>
      <w:r w:rsidR="00C15136">
        <w:rPr>
          <w:rFonts w:asciiTheme="majorHAnsi" w:hAnsiTheme="majorHAnsi"/>
          <w:lang w:val="en-US"/>
        </w:rPr>
        <w:t xml:space="preserve">lack of agreement </w:t>
      </w:r>
      <w:r>
        <w:rPr>
          <w:rFonts w:asciiTheme="majorHAnsi" w:hAnsiTheme="majorHAnsi"/>
          <w:lang w:val="en-US"/>
        </w:rPr>
        <w:t xml:space="preserve">with </w:t>
      </w:r>
      <w:r w:rsidR="00C15136">
        <w:rPr>
          <w:rFonts w:asciiTheme="majorHAnsi" w:hAnsiTheme="majorHAnsi"/>
          <w:lang w:val="en-US"/>
        </w:rPr>
        <w:t xml:space="preserve">qualitative assessments of spatial similarity case doubt on its relevance for </w:t>
      </w:r>
      <w:r>
        <w:rPr>
          <w:rFonts w:asciiTheme="majorHAnsi" w:hAnsiTheme="majorHAnsi"/>
          <w:lang w:val="en-US"/>
        </w:rPr>
        <w:t xml:space="preserve">evaluating </w:t>
      </w:r>
      <w:r w:rsidR="00C15136">
        <w:rPr>
          <w:rFonts w:asciiTheme="majorHAnsi" w:hAnsiTheme="majorHAnsi"/>
          <w:lang w:val="en-US"/>
        </w:rPr>
        <w:t xml:space="preserve">downscaled 10m resolution MSI products. </w:t>
      </w:r>
      <w:r>
        <w:rPr>
          <w:rFonts w:asciiTheme="majorHAnsi" w:hAnsiTheme="majorHAnsi"/>
          <w:lang w:val="en-US"/>
        </w:rPr>
        <w:t>Q</w:t>
      </w:r>
      <w:r w:rsidR="00C15136">
        <w:rPr>
          <w:rFonts w:asciiTheme="majorHAnsi" w:hAnsiTheme="majorHAnsi"/>
          <w:lang w:val="en-US"/>
        </w:rPr>
        <w:t xml:space="preserve">ualitative assessment of spatial similarity between downscaled and reference maps indicated that all of the super-resolution algorithms (ATPRK, AATPRK, DSen2 and </w:t>
      </w:r>
      <w:r w:rsidR="00F9397D" w:rsidRPr="00B5468B">
        <w:rPr>
          <w:rFonts w:asciiTheme="majorHAnsi" w:hAnsiTheme="majorHAnsi" w:cstheme="majorHAnsi"/>
        </w:rPr>
        <w:t>SupReMe</w:t>
      </w:r>
      <w:r w:rsidR="00C15136">
        <w:rPr>
          <w:rFonts w:asciiTheme="majorHAnsi" w:hAnsiTheme="majorHAnsi"/>
          <w:lang w:val="en-US"/>
        </w:rPr>
        <w:t xml:space="preserve">) showed more detail and less smoothing </w:t>
      </w:r>
      <w:r w:rsidR="00C15136" w:rsidRPr="00C64B7A">
        <w:rPr>
          <w:rFonts w:asciiTheme="majorHAnsi" w:hAnsiTheme="majorHAnsi"/>
          <w:lang w:val="en-US"/>
        </w:rPr>
        <w:t>tha</w:t>
      </w:r>
      <w:r w:rsidR="004F6BB7" w:rsidRPr="00C64B7A">
        <w:rPr>
          <w:rFonts w:asciiTheme="majorHAnsi" w:hAnsiTheme="majorHAnsi"/>
          <w:lang w:val="en-US"/>
        </w:rPr>
        <w:t>n</w:t>
      </w:r>
      <w:r w:rsidR="00C15136">
        <w:rPr>
          <w:rFonts w:asciiTheme="majorHAnsi" w:hAnsiTheme="majorHAnsi"/>
          <w:lang w:val="en-US"/>
        </w:rPr>
        <w:t xml:space="preserve"> the resampling algorithms (nearest neighbour and cubic convolution). These results suggest that super-resolution downscaling algorithms are useful to improve the qualitative appearance of vegetation patterns at 10m resolution but at the price of a substantial increase in product uncertainty.</w:t>
      </w:r>
    </w:p>
    <w:p w14:paraId="184F1AA8" w14:textId="77777777" w:rsidR="00B07A45" w:rsidRDefault="00B07A45" w:rsidP="00C15136">
      <w:pPr>
        <w:spacing w:line="360" w:lineRule="auto"/>
        <w:rPr>
          <w:rFonts w:asciiTheme="majorHAnsi" w:hAnsiTheme="majorHAnsi"/>
          <w:lang w:val="en-US"/>
        </w:rPr>
      </w:pPr>
    </w:p>
    <w:p w14:paraId="392AD769" w14:textId="2315B571" w:rsidR="008D3F18" w:rsidRDefault="00C15136" w:rsidP="00C15136">
      <w:pPr>
        <w:spacing w:line="360" w:lineRule="auto"/>
        <w:rPr>
          <w:rFonts w:asciiTheme="majorHAnsi" w:hAnsiTheme="majorHAnsi"/>
          <w:lang w:val="en-US"/>
        </w:rPr>
      </w:pPr>
      <w:r>
        <w:rPr>
          <w:rFonts w:asciiTheme="majorHAnsi" w:hAnsiTheme="majorHAnsi"/>
          <w:lang w:val="en-US"/>
        </w:rPr>
        <w:t xml:space="preserve">Considering the large between site variability in product uncertainty none of the spatial downscaling algorithms are recommended for systematic application without additional reference measurements to quantify local uncertainty. Instead, considering the relative low uncertainty of the transfer functions </w:t>
      </w:r>
      <w:r w:rsidR="00B07A45">
        <w:rPr>
          <w:rFonts w:asciiTheme="majorHAnsi" w:hAnsiTheme="majorHAnsi"/>
          <w:lang w:val="en-US"/>
        </w:rPr>
        <w:t xml:space="preserve">applied using VNIR data, the use of </w:t>
      </w:r>
      <w:r>
        <w:rPr>
          <w:rFonts w:asciiTheme="majorHAnsi" w:hAnsiTheme="majorHAnsi"/>
          <w:lang w:val="en-US"/>
        </w:rPr>
        <w:t>feature selection to calibrate local algorithms using only the 10m resolution MSI bands should be investigated.</w:t>
      </w:r>
    </w:p>
    <w:p w14:paraId="57575284" w14:textId="46B42227" w:rsidR="008D3F18" w:rsidRDefault="008D3F18" w:rsidP="00C15136">
      <w:pPr>
        <w:spacing w:line="360" w:lineRule="auto"/>
        <w:rPr>
          <w:rFonts w:asciiTheme="majorHAnsi" w:hAnsiTheme="majorHAnsi"/>
          <w:lang w:val="en-US"/>
        </w:rPr>
      </w:pPr>
    </w:p>
    <w:p w14:paraId="078F0E1C" w14:textId="7DFA8094" w:rsidR="008D3F18" w:rsidRDefault="008D3F18" w:rsidP="00C15136">
      <w:pPr>
        <w:spacing w:line="360" w:lineRule="auto"/>
        <w:rPr>
          <w:rFonts w:asciiTheme="majorHAnsi" w:hAnsiTheme="majorHAnsi"/>
          <w:lang w:val="en-US"/>
        </w:rPr>
      </w:pPr>
    </w:p>
    <w:p w14:paraId="0E239EE9" w14:textId="590E7789" w:rsidR="008D3F18" w:rsidRDefault="008D3F18" w:rsidP="00C15136">
      <w:pPr>
        <w:spacing w:line="360" w:lineRule="auto"/>
        <w:rPr>
          <w:rFonts w:asciiTheme="majorHAnsi" w:hAnsiTheme="majorHAnsi"/>
          <w:lang w:val="en-US"/>
        </w:rPr>
      </w:pPr>
    </w:p>
    <w:p w14:paraId="1B0C9C76" w14:textId="1CBF855A" w:rsidR="008D3F18" w:rsidRDefault="008D3F18" w:rsidP="00C15136">
      <w:pPr>
        <w:spacing w:line="360" w:lineRule="auto"/>
        <w:rPr>
          <w:rFonts w:asciiTheme="majorHAnsi" w:hAnsiTheme="majorHAnsi"/>
          <w:lang w:val="en-US"/>
        </w:rPr>
      </w:pPr>
    </w:p>
    <w:p w14:paraId="7A6B9E8A" w14:textId="77777777" w:rsidR="008D3F18" w:rsidRDefault="008D3F18" w:rsidP="00C15136">
      <w:pPr>
        <w:spacing w:line="360" w:lineRule="auto"/>
        <w:rPr>
          <w:rFonts w:asciiTheme="majorHAnsi" w:hAnsiTheme="majorHAnsi"/>
          <w:lang w:val="en-US"/>
        </w:rPr>
      </w:pPr>
    </w:p>
    <w:p w14:paraId="4F57CD86" w14:textId="76746604" w:rsidR="00B07A45" w:rsidRDefault="00B07A45" w:rsidP="00C15136">
      <w:pPr>
        <w:spacing w:line="360" w:lineRule="auto"/>
        <w:rPr>
          <w:rFonts w:asciiTheme="majorHAnsi" w:hAnsiTheme="majorHAnsi"/>
          <w:lang w:val="en-US"/>
        </w:rPr>
      </w:pPr>
    </w:p>
    <w:p w14:paraId="6A7AAD93" w14:textId="68F46553" w:rsidR="00B07A45" w:rsidRDefault="0022751F">
      <w:pPr>
        <w:pStyle w:val="Heading1"/>
      </w:pPr>
      <w:r>
        <w:lastRenderedPageBreak/>
        <w:t>Acknowledgements</w:t>
      </w:r>
    </w:p>
    <w:p w14:paraId="02E01140" w14:textId="2D894213" w:rsidR="008D3F18" w:rsidRPr="0080101E" w:rsidRDefault="008D3F18" w:rsidP="008D3F18"/>
    <w:p w14:paraId="05B8AACC" w14:textId="61C8758F" w:rsidR="008D3F18" w:rsidRPr="0080101E" w:rsidRDefault="008D3F18" w:rsidP="00795EBF">
      <w:pPr>
        <w:rPr>
          <w:rFonts w:asciiTheme="majorHAnsi" w:hAnsiTheme="majorHAnsi" w:cstheme="majorHAnsi"/>
        </w:rPr>
      </w:pPr>
      <w:r w:rsidRPr="0080101E">
        <w:rPr>
          <w:rFonts w:asciiTheme="majorHAnsi" w:hAnsiTheme="majorHAnsi" w:cstheme="majorHAnsi"/>
        </w:rPr>
        <w:t xml:space="preserve">The authors acknowledge the following providers of algorithms: </w:t>
      </w:r>
      <w:r w:rsidR="00FC0116" w:rsidRPr="0080101E">
        <w:rPr>
          <w:rFonts w:asciiTheme="majorHAnsi" w:hAnsiTheme="majorHAnsi" w:cstheme="majorHAnsi"/>
        </w:rPr>
        <w:t>European</w:t>
      </w:r>
      <w:r w:rsidRPr="0080101E">
        <w:rPr>
          <w:rFonts w:asciiTheme="majorHAnsi" w:hAnsiTheme="majorHAnsi" w:cstheme="majorHAnsi"/>
        </w:rPr>
        <w:t xml:space="preserve"> Space Agency (SEN2COR), Q. Wang (ATPRK</w:t>
      </w:r>
      <w:r w:rsidR="0080101E" w:rsidRPr="0080101E">
        <w:rPr>
          <w:rFonts w:asciiTheme="majorHAnsi" w:hAnsiTheme="majorHAnsi" w:cstheme="majorHAnsi"/>
        </w:rPr>
        <w:t xml:space="preserve">-PAN </w:t>
      </w:r>
      <w:r w:rsidRPr="0080101E">
        <w:rPr>
          <w:rFonts w:asciiTheme="majorHAnsi" w:hAnsiTheme="majorHAnsi" w:cstheme="majorHAnsi"/>
        </w:rPr>
        <w:t>and ATPRK</w:t>
      </w:r>
      <w:r w:rsidR="0080101E" w:rsidRPr="0080101E">
        <w:rPr>
          <w:rFonts w:asciiTheme="majorHAnsi" w:hAnsiTheme="majorHAnsi" w:cstheme="majorHAnsi"/>
        </w:rPr>
        <w:t>-MS</w:t>
      </w:r>
      <w:r w:rsidRPr="0080101E">
        <w:rPr>
          <w:rFonts w:asciiTheme="majorHAnsi" w:hAnsiTheme="majorHAnsi" w:cstheme="majorHAnsi"/>
        </w:rPr>
        <w:t>), C. Lanaras (SuPreMe and DSEN2), M. Weiss (SL2P).</w:t>
      </w:r>
    </w:p>
    <w:p w14:paraId="2C61912B" w14:textId="180177B5" w:rsidR="00C64B7A" w:rsidRPr="0080101E" w:rsidRDefault="00C64B7A" w:rsidP="00C64B7A">
      <w:pPr>
        <w:rPr>
          <w:rFonts w:asciiTheme="majorHAnsi" w:hAnsiTheme="majorHAnsi" w:cstheme="majorHAnsi"/>
        </w:rPr>
      </w:pPr>
    </w:p>
    <w:p w14:paraId="7E569492" w14:textId="12DE8207" w:rsidR="0022751F" w:rsidRPr="0080101E" w:rsidRDefault="008D3F18" w:rsidP="00C15136">
      <w:pPr>
        <w:spacing w:line="360" w:lineRule="auto"/>
        <w:rPr>
          <w:rFonts w:asciiTheme="majorHAnsi" w:hAnsiTheme="majorHAnsi" w:cstheme="majorHAnsi"/>
        </w:rPr>
      </w:pPr>
      <w:r w:rsidRPr="008F54E2">
        <w:rPr>
          <w:rFonts w:asciiTheme="majorHAnsi" w:hAnsiTheme="majorHAnsi" w:cstheme="majorHAnsi"/>
          <w:shd w:val="clear" w:color="auto" w:fill="FFFFFF"/>
        </w:rPr>
        <w:t>This work was supported by the Government of Canada’s Cumulative Effects Monitoring programme and by the Canada Centre for Mapping and Earth Observation’s remote sensing science programme.</w:t>
      </w:r>
    </w:p>
    <w:p w14:paraId="2D82CBFA" w14:textId="7961B36A" w:rsidR="0022751F" w:rsidRPr="008D3F18" w:rsidRDefault="0022751F" w:rsidP="00C15136">
      <w:pPr>
        <w:spacing w:line="360" w:lineRule="auto"/>
        <w:rPr>
          <w:rFonts w:asciiTheme="majorHAnsi" w:hAnsiTheme="majorHAnsi" w:cstheme="majorHAnsi"/>
          <w:lang w:val="en-US"/>
        </w:rPr>
      </w:pPr>
    </w:p>
    <w:p w14:paraId="6401A4E2" w14:textId="2E1F55D5" w:rsidR="00B07A45" w:rsidRPr="008D3F18" w:rsidRDefault="00B07A45" w:rsidP="00C15136">
      <w:pPr>
        <w:spacing w:line="360" w:lineRule="auto"/>
        <w:rPr>
          <w:rFonts w:asciiTheme="majorHAnsi" w:hAnsiTheme="majorHAnsi" w:cstheme="majorHAnsi"/>
          <w:lang w:val="en-US"/>
        </w:rPr>
      </w:pPr>
    </w:p>
    <w:p w14:paraId="032C9D28" w14:textId="6195B3AA" w:rsidR="00B07A45" w:rsidRDefault="00B07A45" w:rsidP="00C15136">
      <w:pPr>
        <w:spacing w:line="360" w:lineRule="auto"/>
        <w:rPr>
          <w:rFonts w:asciiTheme="majorHAnsi" w:hAnsiTheme="majorHAnsi"/>
          <w:lang w:val="en-US"/>
        </w:rPr>
      </w:pPr>
    </w:p>
    <w:p w14:paraId="471A5A13" w14:textId="58FE6929" w:rsidR="00B07A45" w:rsidRDefault="00B07A45" w:rsidP="00C15136">
      <w:pPr>
        <w:spacing w:line="360" w:lineRule="auto"/>
        <w:rPr>
          <w:rFonts w:asciiTheme="majorHAnsi" w:hAnsiTheme="majorHAnsi"/>
          <w:lang w:val="en-US"/>
        </w:rPr>
      </w:pPr>
    </w:p>
    <w:p w14:paraId="33153711" w14:textId="4FEE539A" w:rsidR="00B07A45" w:rsidRDefault="00B07A45" w:rsidP="00C15136">
      <w:pPr>
        <w:spacing w:line="360" w:lineRule="auto"/>
        <w:rPr>
          <w:rFonts w:asciiTheme="majorHAnsi" w:hAnsiTheme="majorHAnsi"/>
          <w:lang w:val="en-US"/>
        </w:rPr>
      </w:pPr>
    </w:p>
    <w:p w14:paraId="050A1F47" w14:textId="705EA295" w:rsidR="00B07A45" w:rsidRDefault="00B07A45" w:rsidP="00C15136">
      <w:pPr>
        <w:spacing w:line="360" w:lineRule="auto"/>
        <w:rPr>
          <w:rFonts w:asciiTheme="majorHAnsi" w:hAnsiTheme="majorHAnsi"/>
          <w:lang w:val="en-US"/>
        </w:rPr>
      </w:pPr>
    </w:p>
    <w:p w14:paraId="79902C61" w14:textId="2B0387FD" w:rsidR="00B07A45" w:rsidRDefault="00B07A45" w:rsidP="00C15136">
      <w:pPr>
        <w:spacing w:line="360" w:lineRule="auto"/>
        <w:rPr>
          <w:rFonts w:asciiTheme="majorHAnsi" w:hAnsiTheme="majorHAnsi"/>
          <w:lang w:val="en-US"/>
        </w:rPr>
      </w:pPr>
    </w:p>
    <w:p w14:paraId="140B2F98" w14:textId="02C7BF69" w:rsidR="00B07A45" w:rsidRDefault="00B07A45" w:rsidP="00C15136">
      <w:pPr>
        <w:spacing w:line="360" w:lineRule="auto"/>
        <w:rPr>
          <w:rFonts w:asciiTheme="majorHAnsi" w:hAnsiTheme="majorHAnsi"/>
          <w:lang w:val="en-US"/>
        </w:rPr>
      </w:pPr>
    </w:p>
    <w:p w14:paraId="6CDD6E86" w14:textId="0B42B6E6" w:rsidR="00475275" w:rsidRDefault="00475275" w:rsidP="00795EBF">
      <w:pPr>
        <w:pStyle w:val="Heading1"/>
      </w:pPr>
      <w:r>
        <w:br w:type="page"/>
      </w:r>
    </w:p>
    <w:p w14:paraId="573D933E" w14:textId="30E0CB2E" w:rsidR="0022751F" w:rsidRDefault="0022751F" w:rsidP="00795EBF">
      <w:pPr>
        <w:pStyle w:val="Heading1"/>
      </w:pPr>
      <w:r w:rsidRPr="00C775F1">
        <w:lastRenderedPageBreak/>
        <w:t>References</w:t>
      </w:r>
    </w:p>
    <w:p w14:paraId="3ADF7A8E" w14:textId="77777777" w:rsidR="00FC0116" w:rsidRPr="00C775F1" w:rsidRDefault="00FC0116" w:rsidP="00C775F1"/>
    <w:p w14:paraId="7810B131" w14:textId="4406E2F4" w:rsidR="00C931CA" w:rsidRPr="00FC0116" w:rsidRDefault="00C931CA" w:rsidP="00795EBF">
      <w:pPr>
        <w:widowControl w:val="0"/>
        <w:autoSpaceDE w:val="0"/>
        <w:autoSpaceDN w:val="0"/>
        <w:adjustRightInd w:val="0"/>
        <w:spacing w:line="480" w:lineRule="auto"/>
        <w:rPr>
          <w:rFonts w:asciiTheme="majorHAnsi" w:hAnsiTheme="majorHAnsi" w:cstheme="majorHAnsi"/>
        </w:rPr>
      </w:pPr>
      <w:r w:rsidRPr="00C775F1">
        <w:rPr>
          <w:rFonts w:asciiTheme="majorHAnsi" w:hAnsiTheme="majorHAnsi" w:cstheme="majorHAnsi"/>
        </w:rPr>
        <w:t>Alparone, L., Aiazzi, B., Baronti, S. and Garzelli, A., 2015. Remote Sensing Image Fusion. Boca Raton, FL: CRC Press, copyright 2015.</w:t>
      </w:r>
    </w:p>
    <w:p w14:paraId="17E94140" w14:textId="77777777" w:rsidR="00C931CA" w:rsidRPr="00C775F1" w:rsidRDefault="00C931CA" w:rsidP="00167A57">
      <w:pPr>
        <w:widowControl w:val="0"/>
        <w:autoSpaceDE w:val="0"/>
        <w:autoSpaceDN w:val="0"/>
        <w:adjustRightInd w:val="0"/>
        <w:spacing w:line="480" w:lineRule="auto"/>
        <w:ind w:left="480" w:hanging="480"/>
        <w:rPr>
          <w:rFonts w:asciiTheme="majorHAnsi" w:hAnsiTheme="majorHAnsi" w:cstheme="majorHAnsi"/>
          <w:noProof/>
        </w:rPr>
      </w:pPr>
    </w:p>
    <w:p w14:paraId="7ABE7C61" w14:textId="6146E6CA" w:rsidR="00F869CD" w:rsidRPr="00FC0116" w:rsidRDefault="00F869CD" w:rsidP="00167A57">
      <w:pPr>
        <w:widowControl w:val="0"/>
        <w:autoSpaceDE w:val="0"/>
        <w:autoSpaceDN w:val="0"/>
        <w:adjustRightInd w:val="0"/>
        <w:spacing w:line="480" w:lineRule="auto"/>
        <w:ind w:left="480" w:hanging="480"/>
        <w:rPr>
          <w:rFonts w:asciiTheme="majorHAnsi" w:hAnsiTheme="majorHAnsi" w:cstheme="majorHAnsi"/>
          <w:noProof/>
          <w:lang w:val="en-CA"/>
        </w:rPr>
      </w:pPr>
      <w:r w:rsidRPr="00C775F1">
        <w:rPr>
          <w:rFonts w:asciiTheme="majorHAnsi" w:hAnsiTheme="majorHAnsi" w:cstheme="majorHAnsi"/>
          <w:noProof/>
          <w:lang w:val="en-CA"/>
        </w:rPr>
        <w:t>Baret,</w:t>
      </w:r>
      <w:r w:rsidR="00167A57" w:rsidRPr="00C775F1">
        <w:rPr>
          <w:rFonts w:asciiTheme="majorHAnsi" w:hAnsiTheme="majorHAnsi" w:cstheme="majorHAnsi"/>
          <w:noProof/>
          <w:lang w:val="en-CA"/>
        </w:rPr>
        <w:t xml:space="preserve"> F. and</w:t>
      </w:r>
      <w:r w:rsidRPr="00C775F1">
        <w:rPr>
          <w:rFonts w:asciiTheme="majorHAnsi" w:hAnsiTheme="majorHAnsi" w:cstheme="majorHAnsi"/>
          <w:noProof/>
          <w:lang w:val="en-CA"/>
        </w:rPr>
        <w:t xml:space="preserve"> Guyot,</w:t>
      </w:r>
      <w:r w:rsidR="00167A57" w:rsidRPr="00C775F1">
        <w:rPr>
          <w:rFonts w:asciiTheme="majorHAnsi" w:hAnsiTheme="majorHAnsi" w:cstheme="majorHAnsi"/>
          <w:noProof/>
          <w:lang w:val="en-CA"/>
        </w:rPr>
        <w:t xml:space="preserve"> G., 1991.  </w:t>
      </w:r>
      <w:r w:rsidRPr="00C775F1">
        <w:rPr>
          <w:rFonts w:asciiTheme="majorHAnsi" w:hAnsiTheme="majorHAnsi" w:cstheme="majorHAnsi"/>
          <w:noProof/>
          <w:lang w:val="en-CA"/>
        </w:rPr>
        <w:t>Potentials and limits of vegetation indices for LAI and APAR assessment,</w:t>
      </w:r>
      <w:r w:rsidR="00167A57" w:rsidRPr="00C775F1">
        <w:rPr>
          <w:rFonts w:asciiTheme="majorHAnsi" w:hAnsiTheme="majorHAnsi" w:cstheme="majorHAnsi"/>
          <w:noProof/>
          <w:lang w:val="en-CA"/>
        </w:rPr>
        <w:t xml:space="preserve"> </w:t>
      </w:r>
      <w:r w:rsidRPr="00C775F1">
        <w:rPr>
          <w:rFonts w:asciiTheme="majorHAnsi" w:hAnsiTheme="majorHAnsi" w:cstheme="majorHAnsi"/>
          <w:noProof/>
          <w:lang w:val="en-CA"/>
        </w:rPr>
        <w:t>Remote Sensing of Environment,</w:t>
      </w:r>
      <w:r w:rsidR="00167A57" w:rsidRPr="00C775F1">
        <w:rPr>
          <w:rFonts w:asciiTheme="majorHAnsi" w:hAnsiTheme="majorHAnsi" w:cstheme="majorHAnsi"/>
          <w:noProof/>
          <w:lang w:val="en-CA"/>
        </w:rPr>
        <w:t xml:space="preserve"> </w:t>
      </w:r>
      <w:r w:rsidRPr="00C775F1">
        <w:rPr>
          <w:rFonts w:asciiTheme="majorHAnsi" w:hAnsiTheme="majorHAnsi" w:cstheme="majorHAnsi"/>
          <w:noProof/>
          <w:lang w:val="en-CA"/>
        </w:rPr>
        <w:t>35, 161-173,</w:t>
      </w:r>
      <w:r w:rsidR="00167A57" w:rsidRPr="00C775F1">
        <w:rPr>
          <w:rFonts w:asciiTheme="majorHAnsi" w:hAnsiTheme="majorHAnsi" w:cstheme="majorHAnsi"/>
          <w:noProof/>
          <w:lang w:val="en-CA"/>
        </w:rPr>
        <w:t xml:space="preserve"> </w:t>
      </w:r>
      <w:hyperlink r:id="rId58" w:history="1">
        <w:r w:rsidR="00167A57" w:rsidRPr="00C775F1">
          <w:rPr>
            <w:rStyle w:val="Hyperlink"/>
            <w:rFonts w:asciiTheme="majorHAnsi" w:hAnsiTheme="majorHAnsi" w:cstheme="majorHAnsi"/>
            <w:color w:val="auto"/>
            <w:u w:val="none"/>
          </w:rPr>
          <w:t>https://doi.org/10.1016/0034-4257(91)90009-U</w:t>
        </w:r>
      </w:hyperlink>
      <w:r w:rsidRPr="00C775F1">
        <w:rPr>
          <w:rFonts w:asciiTheme="majorHAnsi" w:hAnsiTheme="majorHAnsi" w:cstheme="majorHAnsi"/>
          <w:noProof/>
          <w:lang w:val="en-CA"/>
        </w:rPr>
        <w:t>.</w:t>
      </w:r>
    </w:p>
    <w:p w14:paraId="4B08C18F" w14:textId="77777777" w:rsidR="002842B0" w:rsidRPr="00FC0116" w:rsidRDefault="002842B0" w:rsidP="002842B0">
      <w:pPr>
        <w:rPr>
          <w:rFonts w:asciiTheme="majorHAnsi" w:hAnsiTheme="majorHAnsi" w:cstheme="majorHAnsi"/>
        </w:rPr>
      </w:pPr>
    </w:p>
    <w:p w14:paraId="0AF4B58D" w14:textId="1F25276F" w:rsidR="002842B0" w:rsidRPr="00FC0116" w:rsidRDefault="002842B0" w:rsidP="00795EBF">
      <w:pPr>
        <w:spacing w:line="360" w:lineRule="auto"/>
        <w:ind w:left="720" w:hanging="720"/>
        <w:rPr>
          <w:rFonts w:asciiTheme="majorHAnsi" w:hAnsiTheme="majorHAnsi" w:cstheme="majorHAnsi"/>
        </w:rPr>
      </w:pPr>
      <w:r w:rsidRPr="00C775F1">
        <w:rPr>
          <w:rFonts w:asciiTheme="majorHAnsi" w:hAnsiTheme="majorHAnsi" w:cstheme="majorHAnsi"/>
        </w:rPr>
        <w:t>Brodu, N., 2017. Super-resolving multiresolution images with band</w:t>
      </w:r>
      <w:r w:rsidR="00205673" w:rsidRPr="00C775F1">
        <w:rPr>
          <w:rFonts w:asciiTheme="majorHAnsi" w:hAnsiTheme="majorHAnsi" w:cstheme="majorHAnsi"/>
        </w:rPr>
        <w:t xml:space="preserve"> </w:t>
      </w:r>
      <w:r w:rsidRPr="00C775F1">
        <w:rPr>
          <w:rFonts w:asciiTheme="majorHAnsi" w:hAnsiTheme="majorHAnsi" w:cstheme="majorHAnsi"/>
        </w:rPr>
        <w:t>independent</w:t>
      </w:r>
      <w:r w:rsidR="00205673" w:rsidRPr="00C775F1">
        <w:rPr>
          <w:rFonts w:asciiTheme="majorHAnsi" w:hAnsiTheme="majorHAnsi" w:cstheme="majorHAnsi"/>
        </w:rPr>
        <w:t xml:space="preserve"> </w:t>
      </w:r>
      <w:r w:rsidRPr="00C775F1">
        <w:rPr>
          <w:rFonts w:asciiTheme="majorHAnsi" w:hAnsiTheme="majorHAnsi" w:cstheme="majorHAnsi"/>
        </w:rPr>
        <w:t>geometry of multispectral pixels. IEEE Transactions on Geoscience and Remote Sensing, 55 , 4610–4617.</w:t>
      </w:r>
    </w:p>
    <w:p w14:paraId="14D898A6" w14:textId="77777777" w:rsidR="00167A57" w:rsidRPr="00C775F1" w:rsidRDefault="00167A57">
      <w:pPr>
        <w:widowControl w:val="0"/>
        <w:autoSpaceDE w:val="0"/>
        <w:autoSpaceDN w:val="0"/>
        <w:adjustRightInd w:val="0"/>
        <w:spacing w:line="480" w:lineRule="auto"/>
        <w:ind w:left="480" w:hanging="480"/>
        <w:rPr>
          <w:rFonts w:asciiTheme="majorHAnsi" w:hAnsiTheme="majorHAnsi" w:cstheme="majorHAnsi"/>
          <w:noProof/>
          <w:lang w:val="en-CA"/>
        </w:rPr>
      </w:pPr>
    </w:p>
    <w:p w14:paraId="5B6E9F4E" w14:textId="1DA91605" w:rsidR="00475275" w:rsidRPr="00FC0116" w:rsidRDefault="00475275" w:rsidP="00475275">
      <w:pPr>
        <w:widowControl w:val="0"/>
        <w:autoSpaceDE w:val="0"/>
        <w:autoSpaceDN w:val="0"/>
        <w:adjustRightInd w:val="0"/>
        <w:spacing w:line="480" w:lineRule="auto"/>
        <w:ind w:left="480" w:hanging="480"/>
        <w:rPr>
          <w:rFonts w:asciiTheme="majorHAnsi" w:hAnsiTheme="majorHAnsi" w:cstheme="majorHAnsi"/>
          <w:noProof/>
          <w:lang w:val="fr-CA"/>
        </w:rPr>
      </w:pPr>
      <w:r w:rsidRPr="00C775F1">
        <w:rPr>
          <w:rFonts w:asciiTheme="majorHAnsi" w:hAnsiTheme="majorHAnsi" w:cstheme="majorHAnsi"/>
          <w:noProof/>
          <w:lang w:val="en-CA"/>
        </w:rPr>
        <w:t xml:space="preserve">Brown, L.A., Ogutu, B.O., Dash, J., 2019. </w:t>
      </w:r>
      <w:r w:rsidRPr="00C775F1">
        <w:rPr>
          <w:rFonts w:asciiTheme="majorHAnsi" w:hAnsiTheme="majorHAnsi" w:cstheme="majorHAnsi"/>
          <w:noProof/>
        </w:rPr>
        <w:t xml:space="preserve">Estimating Forest Leaf Area Index and Canopy Chlorophyll Content with Sentinel-2: An Evaluation of Two Hybrid Retrieval Algorithms. </w:t>
      </w:r>
      <w:r w:rsidRPr="00C775F1">
        <w:rPr>
          <w:rFonts w:asciiTheme="majorHAnsi" w:hAnsiTheme="majorHAnsi" w:cstheme="majorHAnsi"/>
          <w:noProof/>
          <w:lang w:val="fr-CA"/>
        </w:rPr>
        <w:t>Remote Sens. 11, 1752. https://doi.org/10.3390/rs11151752</w:t>
      </w:r>
    </w:p>
    <w:p w14:paraId="196F3C72" w14:textId="3603D03D" w:rsidR="004F537B" w:rsidRPr="00C775F1" w:rsidRDefault="004F537B" w:rsidP="00475275">
      <w:pPr>
        <w:spacing w:line="360" w:lineRule="auto"/>
        <w:rPr>
          <w:rFonts w:asciiTheme="majorHAnsi" w:hAnsiTheme="majorHAnsi" w:cstheme="majorHAnsi"/>
          <w:lang w:val="fr-CA"/>
        </w:rPr>
      </w:pPr>
    </w:p>
    <w:p w14:paraId="2FAB25DD" w14:textId="35162BE4" w:rsidR="00475275" w:rsidRPr="00FC0116" w:rsidRDefault="00475275" w:rsidP="00795EBF">
      <w:pPr>
        <w:spacing w:line="360" w:lineRule="auto"/>
        <w:ind w:left="720" w:hanging="720"/>
        <w:rPr>
          <w:rFonts w:asciiTheme="majorHAnsi" w:hAnsiTheme="majorHAnsi" w:cstheme="majorHAnsi"/>
          <w:lang w:val="en-CA"/>
        </w:rPr>
      </w:pPr>
      <w:r w:rsidRPr="00C775F1">
        <w:rPr>
          <w:rFonts w:asciiTheme="majorHAnsi" w:hAnsiTheme="majorHAnsi" w:cstheme="majorHAnsi"/>
          <w:lang w:val="fr-CA"/>
        </w:rPr>
        <w:t xml:space="preserve">Brown, L.A., Fernandes, R., Djamai, N., Meier, C., Gobron, N., Morris, H., Canisius, F., Bai, G., Lerebourg, C., Lanconelli, C., Clerici, M., Dash, J., </w:t>
      </w:r>
      <w:r w:rsidR="00250702" w:rsidRPr="00C775F1">
        <w:rPr>
          <w:rFonts w:asciiTheme="majorHAnsi" w:hAnsiTheme="majorHAnsi" w:cstheme="majorHAnsi"/>
          <w:lang w:val="fr-CA"/>
        </w:rPr>
        <w:t xml:space="preserve">2021.  </w:t>
      </w:r>
      <w:r w:rsidRPr="00C775F1">
        <w:rPr>
          <w:rFonts w:asciiTheme="majorHAnsi" w:hAnsiTheme="majorHAnsi" w:cstheme="majorHAnsi"/>
        </w:rPr>
        <w:t>Validation of baseline and modified Sentinel-2 Level 2 Prototype Processor leaf area index retrievals over the United States.  ISPRS Journal of Photogrammetry and Remote Sensing,</w:t>
      </w:r>
      <w:r w:rsidRPr="00C775F1">
        <w:rPr>
          <w:rFonts w:asciiTheme="majorHAnsi" w:hAnsiTheme="majorHAnsi" w:cstheme="majorHAnsi"/>
          <w:lang w:val="en-CA"/>
        </w:rPr>
        <w:t>175, 71-87,</w:t>
      </w:r>
      <w:r w:rsidR="00D03F07" w:rsidRPr="00C775F1">
        <w:rPr>
          <w:rFonts w:asciiTheme="majorHAnsi" w:hAnsiTheme="majorHAnsi" w:cstheme="majorHAnsi"/>
          <w:lang w:val="en-CA"/>
        </w:rPr>
        <w:t xml:space="preserve"> </w:t>
      </w:r>
      <w:hyperlink r:id="rId59" w:history="1">
        <w:r w:rsidRPr="00C775F1">
          <w:rPr>
            <w:rStyle w:val="Hyperlink"/>
            <w:rFonts w:asciiTheme="majorHAnsi" w:hAnsiTheme="majorHAnsi" w:cstheme="majorHAnsi"/>
            <w:color w:val="auto"/>
            <w:u w:val="none"/>
            <w:lang w:val="en-CA"/>
          </w:rPr>
          <w:t>https://doi.org/10.1016/j.isprsjprs.2021.02.020</w:t>
        </w:r>
      </w:hyperlink>
      <w:r w:rsidRPr="00C775F1">
        <w:rPr>
          <w:rFonts w:asciiTheme="majorHAnsi" w:hAnsiTheme="majorHAnsi" w:cstheme="majorHAnsi"/>
          <w:lang w:val="en-CA"/>
        </w:rPr>
        <w:t>.</w:t>
      </w:r>
    </w:p>
    <w:p w14:paraId="2E9EA17F" w14:textId="057215E3" w:rsidR="00C72B9F" w:rsidRPr="00FC0116" w:rsidRDefault="00C72B9F">
      <w:pPr>
        <w:spacing w:line="360" w:lineRule="auto"/>
        <w:rPr>
          <w:rFonts w:asciiTheme="majorHAnsi" w:hAnsiTheme="majorHAnsi" w:cstheme="majorHAnsi"/>
          <w:lang w:val="en-CA"/>
        </w:rPr>
      </w:pPr>
    </w:p>
    <w:p w14:paraId="04BE6289" w14:textId="32596BC2" w:rsidR="00C72B9F" w:rsidRPr="00FC0116" w:rsidRDefault="00C72B9F" w:rsidP="00C775F1">
      <w:pPr>
        <w:spacing w:before="100" w:beforeAutospacing="1" w:after="100" w:afterAutospacing="1" w:line="360" w:lineRule="auto"/>
        <w:ind w:left="720" w:hanging="720"/>
        <w:rPr>
          <w:rFonts w:asciiTheme="majorHAnsi" w:hAnsiTheme="majorHAnsi" w:cstheme="majorHAnsi"/>
          <w:lang w:val="en-CA"/>
        </w:rPr>
      </w:pPr>
      <w:r w:rsidRPr="00C775F1">
        <w:rPr>
          <w:rFonts w:asciiTheme="majorHAnsi" w:hAnsiTheme="majorHAnsi" w:cstheme="majorHAnsi"/>
          <w:lang w:val="en-CA"/>
        </w:rPr>
        <w:t xml:space="preserve">Chen, J.M. and Leblanc, S.G., 2001. </w:t>
      </w:r>
      <w:r w:rsidRPr="00C775F1">
        <w:rPr>
          <w:rFonts w:asciiTheme="majorHAnsi" w:eastAsia="Times New Roman" w:hAnsiTheme="majorHAnsi" w:cstheme="majorHAnsi"/>
          <w:lang w:val="en-CA"/>
        </w:rPr>
        <w:t>A Geometrical multiple scattering scheme to be used in geometrical optical models. IEEE TGARS, 39, 1061-1071.</w:t>
      </w:r>
    </w:p>
    <w:p w14:paraId="2F585D91" w14:textId="77777777" w:rsidR="00475275" w:rsidRPr="00C775F1" w:rsidRDefault="00475275" w:rsidP="00795EBF">
      <w:pPr>
        <w:spacing w:line="360" w:lineRule="auto"/>
        <w:ind w:left="720" w:hanging="720"/>
        <w:rPr>
          <w:rFonts w:asciiTheme="majorHAnsi" w:hAnsiTheme="majorHAnsi" w:cstheme="majorHAnsi"/>
          <w:lang w:val="en-CA"/>
        </w:rPr>
      </w:pPr>
    </w:p>
    <w:p w14:paraId="05E60BC9" w14:textId="1F12C65B" w:rsidR="004F537B" w:rsidRPr="00FC0116" w:rsidRDefault="004F537B" w:rsidP="00795EBF">
      <w:pPr>
        <w:spacing w:line="360" w:lineRule="auto"/>
        <w:ind w:left="720" w:hanging="720"/>
        <w:rPr>
          <w:rFonts w:asciiTheme="majorHAnsi" w:hAnsiTheme="majorHAnsi" w:cstheme="majorHAnsi"/>
        </w:rPr>
      </w:pPr>
      <w:r w:rsidRPr="00C775F1">
        <w:rPr>
          <w:rFonts w:asciiTheme="majorHAnsi" w:hAnsiTheme="majorHAnsi" w:cstheme="majorHAnsi"/>
        </w:rPr>
        <w:t xml:space="preserve">Clerc, S. and MPC Team, 2020.  S2 MPC L1C Data Quality Report.  Ref. S2-PDGS-MPC-DQR, European Space Agency, </w:t>
      </w:r>
      <w:hyperlink r:id="rId60">
        <w:r w:rsidRPr="00C775F1">
          <w:rPr>
            <w:rFonts w:asciiTheme="majorHAnsi" w:hAnsiTheme="majorHAnsi" w:cstheme="majorHAnsi"/>
          </w:rPr>
          <w:t>https://sentinels.copernicus.eu/documents/247904/685211/Sentinel-2_L1C_Data_Quality_Report</w:t>
        </w:r>
      </w:hyperlink>
      <w:r w:rsidRPr="00C775F1">
        <w:rPr>
          <w:rFonts w:asciiTheme="majorHAnsi" w:hAnsiTheme="majorHAnsi" w:cstheme="majorHAnsi"/>
        </w:rPr>
        <w:t xml:space="preserve"> on January 20, 2021</w:t>
      </w:r>
      <w:r w:rsidR="00563D27">
        <w:rPr>
          <w:rFonts w:asciiTheme="majorHAnsi" w:hAnsiTheme="majorHAnsi" w:cstheme="majorHAnsi"/>
        </w:rPr>
        <w:t xml:space="preserve"> </w:t>
      </w:r>
      <w:r w:rsidR="00543C04">
        <w:rPr>
          <w:rFonts w:asciiTheme="majorHAnsi" w:hAnsiTheme="majorHAnsi" w:cstheme="majorHAnsi"/>
          <w:lang w:val="en-CA"/>
        </w:rPr>
        <w:t>(Accessed</w:t>
      </w:r>
      <w:r w:rsidR="00563D27">
        <w:rPr>
          <w:rFonts w:asciiTheme="majorHAnsi" w:hAnsiTheme="majorHAnsi" w:cstheme="majorHAnsi"/>
          <w:lang w:val="en-CA"/>
        </w:rPr>
        <w:t xml:space="preserve"> August 19, 2021</w:t>
      </w:r>
      <w:r w:rsidR="00543C04">
        <w:rPr>
          <w:rFonts w:asciiTheme="majorHAnsi" w:hAnsiTheme="majorHAnsi" w:cstheme="majorHAnsi"/>
          <w:lang w:val="en-CA"/>
        </w:rPr>
        <w:t>)</w:t>
      </w:r>
      <w:r w:rsidR="00563D27">
        <w:rPr>
          <w:rFonts w:asciiTheme="majorHAnsi" w:hAnsiTheme="majorHAnsi" w:cstheme="majorHAnsi"/>
          <w:lang w:val="en-CA"/>
        </w:rPr>
        <w:t>.</w:t>
      </w:r>
    </w:p>
    <w:p w14:paraId="74293B86" w14:textId="0D3E8087" w:rsidR="004F537B" w:rsidRPr="00C775F1" w:rsidRDefault="004F537B" w:rsidP="00475275">
      <w:pPr>
        <w:spacing w:line="360" w:lineRule="auto"/>
        <w:ind w:left="720" w:hanging="720"/>
        <w:rPr>
          <w:rFonts w:asciiTheme="majorHAnsi" w:hAnsiTheme="majorHAnsi" w:cstheme="majorHAnsi"/>
        </w:rPr>
      </w:pPr>
    </w:p>
    <w:p w14:paraId="31D5756A" w14:textId="6F669733" w:rsidR="00167A57" w:rsidRPr="00C775F1" w:rsidRDefault="00167A57" w:rsidP="00475275">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lastRenderedPageBreak/>
        <w:t>Clevers, J.G.P.W., Kooistra, L., Van den Brande, M.M.M.</w:t>
      </w:r>
      <w:r w:rsidR="002842B0"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2017.  Using Sentinel-2 Data for Retrieving LAI and Leaf and Canopy Chlorophyll Content of a Potato Crop. </w:t>
      </w:r>
      <w:r w:rsidRPr="00C775F1">
        <w:rPr>
          <w:rStyle w:val="Emphasis"/>
          <w:rFonts w:asciiTheme="majorHAnsi" w:hAnsiTheme="majorHAnsi" w:cstheme="majorHAnsi"/>
          <w:i w:val="0"/>
          <w:iCs w:val="0"/>
          <w:shd w:val="clear" w:color="auto" w:fill="FFFFFF"/>
        </w:rPr>
        <w:t>Remote Sens, 9</w:t>
      </w:r>
      <w:r w:rsidRPr="00C775F1">
        <w:rPr>
          <w:rFonts w:asciiTheme="majorHAnsi" w:hAnsiTheme="majorHAnsi" w:cstheme="majorHAnsi"/>
          <w:shd w:val="clear" w:color="auto" w:fill="FFFFFF"/>
        </w:rPr>
        <w:t>, 405</w:t>
      </w:r>
      <w:r w:rsidR="002842B0" w:rsidRPr="00C775F1">
        <w:rPr>
          <w:rFonts w:asciiTheme="majorHAnsi" w:hAnsiTheme="majorHAnsi" w:cstheme="majorHAnsi"/>
          <w:shd w:val="clear" w:color="auto" w:fill="FFFFFF"/>
        </w:rPr>
        <w:t xml:space="preserve">, </w:t>
      </w:r>
      <w:hyperlink r:id="rId61" w:history="1">
        <w:r w:rsidRPr="00C775F1">
          <w:rPr>
            <w:rStyle w:val="Hyperlink"/>
            <w:rFonts w:asciiTheme="majorHAnsi" w:hAnsiTheme="majorHAnsi" w:cstheme="majorHAnsi"/>
            <w:color w:val="auto"/>
            <w:u w:val="none"/>
            <w:shd w:val="clear" w:color="auto" w:fill="FFFFFF"/>
          </w:rPr>
          <w:t>https://doi.org/10.3390/rs9050405</w:t>
        </w:r>
      </w:hyperlink>
    </w:p>
    <w:p w14:paraId="2BF52D33" w14:textId="4186E87A" w:rsidR="00167A57" w:rsidRPr="00C775F1" w:rsidRDefault="00167A57" w:rsidP="00AF10A1">
      <w:pPr>
        <w:spacing w:line="360" w:lineRule="auto"/>
        <w:ind w:left="720" w:hanging="720"/>
        <w:rPr>
          <w:rFonts w:asciiTheme="majorHAnsi" w:hAnsiTheme="majorHAnsi" w:cstheme="majorHAnsi"/>
        </w:rPr>
      </w:pPr>
    </w:p>
    <w:p w14:paraId="6F91630A" w14:textId="63DA71D1" w:rsidR="002C465A" w:rsidRPr="00C775F1" w:rsidRDefault="002C465A">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Cohrs, C.W.</w:t>
      </w:r>
      <w:r w:rsidR="002842B0"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Cook, R.L.</w:t>
      </w:r>
      <w:r w:rsidR="002842B0"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Gray, J.M.</w:t>
      </w:r>
      <w:r w:rsidR="002842B0"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Albaugh, T.J.</w:t>
      </w:r>
      <w:r w:rsidR="002842B0" w:rsidRPr="00C775F1">
        <w:rPr>
          <w:rFonts w:asciiTheme="majorHAnsi" w:hAnsiTheme="majorHAnsi" w:cstheme="majorHAnsi"/>
          <w:shd w:val="clear" w:color="auto" w:fill="FFFFFF"/>
        </w:rPr>
        <w:t>, 2020.</w:t>
      </w:r>
      <w:r w:rsidRPr="00C775F1">
        <w:rPr>
          <w:rFonts w:asciiTheme="majorHAnsi" w:hAnsiTheme="majorHAnsi" w:cstheme="majorHAnsi"/>
          <w:shd w:val="clear" w:color="auto" w:fill="FFFFFF"/>
        </w:rPr>
        <w:t xml:space="preserve"> Sentinel-2 Leaf Area Index Estimation for Pine Plantations in the Southeastern United States. </w:t>
      </w:r>
      <w:r w:rsidRPr="00C775F1">
        <w:rPr>
          <w:rStyle w:val="Emphasis"/>
          <w:rFonts w:asciiTheme="majorHAnsi" w:hAnsiTheme="majorHAnsi" w:cstheme="majorHAnsi"/>
          <w:i w:val="0"/>
          <w:iCs w:val="0"/>
          <w:shd w:val="clear" w:color="auto" w:fill="FFFFFF"/>
        </w:rPr>
        <w:t>Remote Sens.</w:t>
      </w:r>
      <w:r w:rsidR="002842B0" w:rsidRPr="00C775F1">
        <w:rPr>
          <w:rStyle w:val="Emphasis"/>
          <w:rFonts w:asciiTheme="majorHAnsi" w:hAnsiTheme="majorHAnsi" w:cstheme="majorHAnsi"/>
          <w:i w:val="0"/>
          <w:iCs w:val="0"/>
          <w:shd w:val="clear" w:color="auto" w:fill="FFFFFF"/>
        </w:rPr>
        <w:t>,</w:t>
      </w:r>
      <w:r w:rsidRPr="00C775F1">
        <w:rPr>
          <w:rFonts w:asciiTheme="majorHAnsi" w:hAnsiTheme="majorHAnsi" w:cstheme="majorHAnsi"/>
          <w:shd w:val="clear" w:color="auto" w:fill="FFFFFF"/>
        </w:rPr>
        <w:t>  </w:t>
      </w:r>
      <w:r w:rsidRPr="00C775F1">
        <w:rPr>
          <w:rStyle w:val="Emphasis"/>
          <w:rFonts w:asciiTheme="majorHAnsi" w:hAnsiTheme="majorHAnsi" w:cstheme="majorHAnsi"/>
          <w:i w:val="0"/>
          <w:iCs w:val="0"/>
          <w:shd w:val="clear" w:color="auto" w:fill="FFFFFF"/>
        </w:rPr>
        <w:t>12</w:t>
      </w:r>
      <w:r w:rsidRPr="00C775F1">
        <w:rPr>
          <w:rFonts w:asciiTheme="majorHAnsi" w:hAnsiTheme="majorHAnsi" w:cstheme="majorHAnsi"/>
          <w:shd w:val="clear" w:color="auto" w:fill="FFFFFF"/>
        </w:rPr>
        <w:t>, 1406</w:t>
      </w:r>
      <w:r w:rsidR="002842B0"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w:t>
      </w:r>
      <w:hyperlink r:id="rId62" w:history="1">
        <w:r w:rsidRPr="00C775F1">
          <w:rPr>
            <w:rStyle w:val="Hyperlink"/>
            <w:rFonts w:asciiTheme="majorHAnsi" w:hAnsiTheme="majorHAnsi" w:cstheme="majorHAnsi"/>
            <w:color w:val="auto"/>
            <w:u w:val="none"/>
            <w:shd w:val="clear" w:color="auto" w:fill="FFFFFF"/>
          </w:rPr>
          <w:t>https://doi.org/10.3390/rs12091406</w:t>
        </w:r>
      </w:hyperlink>
      <w:r w:rsidR="002842B0" w:rsidRPr="00C775F1">
        <w:rPr>
          <w:rFonts w:asciiTheme="majorHAnsi" w:hAnsiTheme="majorHAnsi" w:cstheme="majorHAnsi"/>
          <w:shd w:val="clear" w:color="auto" w:fill="FFFFFF"/>
        </w:rPr>
        <w:t>.</w:t>
      </w:r>
    </w:p>
    <w:p w14:paraId="635F62C4" w14:textId="5D5CF2F6" w:rsidR="00027A56" w:rsidRPr="00C775F1" w:rsidRDefault="00027A56">
      <w:pPr>
        <w:spacing w:line="360" w:lineRule="auto"/>
        <w:ind w:left="720" w:hanging="720"/>
        <w:rPr>
          <w:rFonts w:asciiTheme="majorHAnsi" w:hAnsiTheme="majorHAnsi" w:cstheme="majorHAnsi"/>
          <w:shd w:val="clear" w:color="auto" w:fill="FFFFFF"/>
        </w:rPr>
      </w:pPr>
    </w:p>
    <w:p w14:paraId="51E1A793" w14:textId="5B16CE46" w:rsidR="00027A56" w:rsidRPr="00FC0116" w:rsidRDefault="00027A56">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 xml:space="preserve">Commission for Environmental Cooperation, 2020. 2015 Land Cover of North America at 30 Meters, North American Land Change Monitoring System, Ed. 2.0. </w:t>
      </w:r>
      <w:hyperlink r:id="rId63" w:history="1">
        <w:r w:rsidR="00563D27" w:rsidRPr="00C775F1">
          <w:rPr>
            <w:rStyle w:val="Hyperlink"/>
            <w:rFonts w:asciiTheme="majorHAnsi" w:hAnsiTheme="majorHAnsi" w:cstheme="majorHAnsi"/>
            <w:shd w:val="clear" w:color="auto" w:fill="FFFFFF"/>
          </w:rPr>
          <w:t>http://www.cec.org/wp-content/uploads/wpallimport/files/Atlas/Files/2010nalcms30m/north_america_2015_v2.zip</w:t>
        </w:r>
      </w:hyperlink>
      <w:r w:rsidR="00563D27">
        <w:rPr>
          <w:rFonts w:asciiTheme="majorHAnsi" w:hAnsiTheme="majorHAnsi" w:cstheme="majorHAnsi"/>
          <w:shd w:val="clear" w:color="auto" w:fill="FFFFFF"/>
        </w:rPr>
        <w:t xml:space="preserve"> </w:t>
      </w:r>
      <w:r w:rsidR="00543C04">
        <w:rPr>
          <w:rFonts w:asciiTheme="majorHAnsi" w:hAnsiTheme="majorHAnsi" w:cstheme="majorHAnsi"/>
          <w:lang w:val="en-CA"/>
        </w:rPr>
        <w:t>(Accessed</w:t>
      </w:r>
      <w:r w:rsidR="00563D27">
        <w:rPr>
          <w:rFonts w:asciiTheme="majorHAnsi" w:hAnsiTheme="majorHAnsi" w:cstheme="majorHAnsi"/>
          <w:lang w:val="en-CA"/>
        </w:rPr>
        <w:t xml:space="preserve"> August 19, 2021</w:t>
      </w:r>
      <w:r w:rsidR="00543C04">
        <w:rPr>
          <w:rFonts w:asciiTheme="majorHAnsi" w:hAnsiTheme="majorHAnsi" w:cstheme="majorHAnsi"/>
          <w:lang w:val="en-CA"/>
        </w:rPr>
        <w:t>).</w:t>
      </w:r>
    </w:p>
    <w:p w14:paraId="068BACAD" w14:textId="5028B1B5" w:rsidR="002C465A" w:rsidRPr="00C775F1" w:rsidRDefault="002C465A" w:rsidP="00AF10A1">
      <w:pPr>
        <w:spacing w:line="360" w:lineRule="auto"/>
        <w:ind w:left="720" w:hanging="720"/>
        <w:rPr>
          <w:rFonts w:asciiTheme="majorHAnsi" w:hAnsiTheme="majorHAnsi" w:cstheme="majorHAnsi"/>
        </w:rPr>
      </w:pPr>
    </w:p>
    <w:p w14:paraId="44365727" w14:textId="267A217A" w:rsidR="00B62D25" w:rsidRPr="00C775F1" w:rsidRDefault="00B62D25" w:rsidP="00AF10A1">
      <w:pPr>
        <w:spacing w:line="360" w:lineRule="auto"/>
        <w:ind w:left="720" w:hanging="720"/>
        <w:rPr>
          <w:rFonts w:asciiTheme="majorHAnsi" w:hAnsiTheme="majorHAnsi" w:cstheme="majorHAnsi"/>
        </w:rPr>
      </w:pPr>
      <w:r w:rsidRPr="00C775F1">
        <w:rPr>
          <w:rFonts w:asciiTheme="majorHAnsi" w:hAnsiTheme="majorHAnsi" w:cstheme="majorHAnsi"/>
        </w:rPr>
        <w:t>Copernicus Sentinel Hub, 202</w:t>
      </w:r>
      <w:r w:rsidR="00A06D83" w:rsidRPr="00C775F1">
        <w:rPr>
          <w:rFonts w:asciiTheme="majorHAnsi" w:hAnsiTheme="majorHAnsi" w:cstheme="majorHAnsi"/>
        </w:rPr>
        <w:t xml:space="preserve">1, </w:t>
      </w:r>
      <w:r w:rsidRPr="00C775F1">
        <w:rPr>
          <w:rFonts w:asciiTheme="majorHAnsi" w:hAnsiTheme="majorHAnsi" w:cstheme="majorHAnsi"/>
        </w:rPr>
        <w:t>ttps://docs.sentinel-hub.com/api/latest/data/sentinel-2-l2a/#about-sentinel-2-l2a-data</w:t>
      </w:r>
      <w:r w:rsidR="00A06D83" w:rsidRPr="00C775F1">
        <w:rPr>
          <w:rFonts w:asciiTheme="majorHAnsi" w:hAnsiTheme="majorHAnsi" w:cstheme="majorHAnsi"/>
        </w:rPr>
        <w:t xml:space="preserve">, </w:t>
      </w:r>
      <w:r w:rsidR="00543C04">
        <w:rPr>
          <w:rFonts w:asciiTheme="majorHAnsi" w:hAnsiTheme="majorHAnsi" w:cstheme="majorHAnsi"/>
        </w:rPr>
        <w:t>(Accessed</w:t>
      </w:r>
      <w:r w:rsidR="00A06D83" w:rsidRPr="00C775F1">
        <w:rPr>
          <w:rFonts w:asciiTheme="majorHAnsi" w:hAnsiTheme="majorHAnsi" w:cstheme="majorHAnsi"/>
        </w:rPr>
        <w:t xml:space="preserve"> </w:t>
      </w:r>
      <w:r w:rsidR="00543C04">
        <w:rPr>
          <w:rFonts w:asciiTheme="majorHAnsi" w:hAnsiTheme="majorHAnsi" w:cstheme="majorHAnsi"/>
        </w:rPr>
        <w:t>on August 19, 2021)</w:t>
      </w:r>
      <w:r w:rsidR="00A06D83" w:rsidRPr="00C775F1">
        <w:rPr>
          <w:rFonts w:asciiTheme="majorHAnsi" w:hAnsiTheme="majorHAnsi" w:cstheme="majorHAnsi"/>
        </w:rPr>
        <w:t>.</w:t>
      </w:r>
    </w:p>
    <w:p w14:paraId="22C18F8A" w14:textId="77777777" w:rsidR="00A06D83" w:rsidRPr="00C775F1" w:rsidRDefault="00A06D83">
      <w:pPr>
        <w:spacing w:line="360" w:lineRule="auto"/>
        <w:ind w:left="720" w:hanging="720"/>
        <w:rPr>
          <w:rFonts w:asciiTheme="majorHAnsi" w:hAnsiTheme="majorHAnsi" w:cstheme="majorHAnsi"/>
        </w:rPr>
      </w:pPr>
    </w:p>
    <w:p w14:paraId="71E01F8E" w14:textId="4E4D3C36" w:rsidR="00B62D25" w:rsidRPr="00C775F1" w:rsidRDefault="00AF10A1" w:rsidP="00795EBF">
      <w:pPr>
        <w:spacing w:line="360" w:lineRule="auto"/>
        <w:ind w:left="720" w:hanging="720"/>
        <w:rPr>
          <w:rFonts w:asciiTheme="majorHAnsi" w:hAnsiTheme="majorHAnsi" w:cstheme="majorHAnsi"/>
        </w:rPr>
      </w:pPr>
      <w:r w:rsidRPr="00C775F1">
        <w:rPr>
          <w:rFonts w:asciiTheme="majorHAnsi" w:hAnsiTheme="majorHAnsi" w:cstheme="majorHAnsi"/>
          <w:lang w:val="fr-CA"/>
        </w:rPr>
        <w:t>Delangre, J., Radoux, J., Dufrene, M.</w:t>
      </w:r>
      <w:r w:rsidR="002A5268" w:rsidRPr="00C775F1">
        <w:rPr>
          <w:rFonts w:asciiTheme="majorHAnsi" w:hAnsiTheme="majorHAnsi" w:cstheme="majorHAnsi"/>
          <w:lang w:val="fr-CA"/>
        </w:rPr>
        <w:t>,</w:t>
      </w:r>
      <w:r w:rsidRPr="00C775F1">
        <w:rPr>
          <w:rFonts w:asciiTheme="majorHAnsi" w:hAnsiTheme="majorHAnsi" w:cstheme="majorHAnsi"/>
          <w:lang w:val="fr-CA"/>
        </w:rPr>
        <w:t xml:space="preserve"> 2017.  </w:t>
      </w:r>
      <w:r w:rsidRPr="00C775F1">
        <w:rPr>
          <w:rStyle w:val="Strong"/>
          <w:rFonts w:asciiTheme="majorHAnsi" w:hAnsiTheme="majorHAnsi" w:cstheme="majorHAnsi"/>
          <w:b w:val="0"/>
          <w:bCs w:val="0"/>
        </w:rPr>
        <w:t>Landscape delineation strategy and size of mapping units influence the performance of habitat suitability models</w:t>
      </w:r>
      <w:r w:rsidR="002A5268" w:rsidRPr="00C775F1">
        <w:rPr>
          <w:rFonts w:asciiTheme="majorHAnsi" w:hAnsiTheme="majorHAnsi" w:cstheme="majorHAnsi"/>
        </w:rPr>
        <w:t xml:space="preserve">.  </w:t>
      </w:r>
      <w:r w:rsidRPr="00C775F1">
        <w:rPr>
          <w:rFonts w:asciiTheme="majorHAnsi" w:hAnsiTheme="majorHAnsi" w:cstheme="majorHAnsi"/>
        </w:rPr>
        <w:t>Ecological Informatics ,</w:t>
      </w:r>
      <w:r w:rsidR="002A5268" w:rsidRPr="00C775F1">
        <w:rPr>
          <w:rFonts w:asciiTheme="majorHAnsi" w:hAnsiTheme="majorHAnsi" w:cstheme="majorHAnsi"/>
        </w:rPr>
        <w:t xml:space="preserve"> </w:t>
      </w:r>
      <w:r w:rsidR="002A5268" w:rsidRPr="00C775F1">
        <w:rPr>
          <w:rFonts w:asciiTheme="majorHAnsi" w:hAnsiTheme="majorHAnsi" w:cstheme="majorHAnsi"/>
          <w:shd w:val="clear" w:color="auto" w:fill="FFFFFF"/>
        </w:rPr>
        <w:t>47, 55-60</w:t>
      </w:r>
      <w:r w:rsidR="002A5268" w:rsidRPr="00C775F1">
        <w:rPr>
          <w:rFonts w:asciiTheme="majorHAnsi" w:hAnsiTheme="majorHAnsi" w:cstheme="majorHAnsi"/>
        </w:rPr>
        <w:t xml:space="preserve">, </w:t>
      </w:r>
      <w:hyperlink r:id="rId64" w:tgtFrame="_blank" w:history="1">
        <w:r w:rsidRPr="00C775F1">
          <w:rPr>
            <w:rStyle w:val="Hyperlink"/>
            <w:rFonts w:asciiTheme="majorHAnsi" w:hAnsiTheme="majorHAnsi" w:cstheme="majorHAnsi"/>
            <w:color w:val="auto"/>
            <w:u w:val="none"/>
          </w:rPr>
          <w:t>10.1016/j.ecoinf.2017.08.005</w:t>
        </w:r>
      </w:hyperlink>
    </w:p>
    <w:p w14:paraId="0A414462" w14:textId="689651DF" w:rsidR="00B62D25" w:rsidRPr="00C775F1" w:rsidRDefault="00B62D25" w:rsidP="00795EBF">
      <w:pPr>
        <w:spacing w:line="360" w:lineRule="auto"/>
        <w:ind w:left="720" w:hanging="720"/>
        <w:rPr>
          <w:rFonts w:asciiTheme="majorHAnsi" w:hAnsiTheme="majorHAnsi" w:cstheme="majorHAnsi"/>
        </w:rPr>
      </w:pPr>
    </w:p>
    <w:p w14:paraId="62A42A4F" w14:textId="3663004A" w:rsidR="002C7679" w:rsidRPr="00FC0116" w:rsidRDefault="002C7679" w:rsidP="00795EBF">
      <w:pPr>
        <w:spacing w:line="360" w:lineRule="auto"/>
        <w:ind w:left="720" w:hanging="720"/>
        <w:rPr>
          <w:rFonts w:asciiTheme="majorHAnsi" w:hAnsiTheme="majorHAnsi" w:cstheme="majorHAnsi"/>
        </w:rPr>
      </w:pPr>
      <w:r w:rsidRPr="00C775F1">
        <w:rPr>
          <w:rFonts w:asciiTheme="majorHAnsi" w:hAnsiTheme="majorHAnsi" w:cstheme="majorHAnsi"/>
        </w:rPr>
        <w:t xml:space="preserve">Digital Globe, 2020. </w:t>
      </w:r>
      <w:hyperlink r:id="rId65" w:history="1">
        <w:r w:rsidR="00FC0116" w:rsidRPr="00C775F1">
          <w:rPr>
            <w:rStyle w:val="Hyperlink"/>
            <w:rFonts w:asciiTheme="majorHAnsi" w:hAnsiTheme="majorHAnsi" w:cstheme="majorHAnsi"/>
            <w:color w:val="auto"/>
            <w:u w:val="none"/>
          </w:rPr>
          <w:t>https://earth.esa.int/eogateway/documents/20142/37627/DigitalGlobe-Standard-Imagery.pdf</w:t>
        </w:r>
      </w:hyperlink>
      <w:r w:rsidR="00563D27">
        <w:rPr>
          <w:rFonts w:asciiTheme="majorHAnsi" w:hAnsiTheme="majorHAnsi" w:cstheme="majorHAnsi"/>
        </w:rPr>
        <w:t xml:space="preserve"> </w:t>
      </w:r>
      <w:r w:rsidR="00543C04">
        <w:rPr>
          <w:rFonts w:asciiTheme="majorHAnsi" w:hAnsiTheme="majorHAnsi" w:cstheme="majorHAnsi"/>
          <w:lang w:val="en-CA"/>
        </w:rPr>
        <w:t>(Accessed</w:t>
      </w:r>
      <w:r w:rsidR="00563D27">
        <w:rPr>
          <w:rFonts w:asciiTheme="majorHAnsi" w:hAnsiTheme="majorHAnsi" w:cstheme="majorHAnsi"/>
          <w:lang w:val="en-CA"/>
        </w:rPr>
        <w:t xml:space="preserve"> August 19, 2021</w:t>
      </w:r>
      <w:r w:rsidR="00543C04">
        <w:rPr>
          <w:rFonts w:asciiTheme="majorHAnsi" w:hAnsiTheme="majorHAnsi" w:cstheme="majorHAnsi"/>
          <w:lang w:val="en-CA"/>
        </w:rPr>
        <w:t>).</w:t>
      </w:r>
    </w:p>
    <w:p w14:paraId="1D987656" w14:textId="7D007DB5" w:rsidR="002C7679" w:rsidRPr="00C775F1" w:rsidRDefault="002C7679" w:rsidP="00795EBF">
      <w:pPr>
        <w:spacing w:line="360" w:lineRule="auto"/>
        <w:ind w:left="720" w:hanging="720"/>
        <w:rPr>
          <w:rFonts w:asciiTheme="majorHAnsi" w:hAnsiTheme="majorHAnsi" w:cstheme="majorHAnsi"/>
        </w:rPr>
      </w:pPr>
    </w:p>
    <w:p w14:paraId="2BA2565F" w14:textId="1D02A7C1" w:rsidR="00B62D25" w:rsidRPr="00C775F1" w:rsidRDefault="00B62D25">
      <w:pPr>
        <w:spacing w:line="360" w:lineRule="auto"/>
        <w:ind w:left="720" w:hanging="720"/>
        <w:rPr>
          <w:rFonts w:asciiTheme="majorHAnsi" w:hAnsiTheme="majorHAnsi" w:cstheme="majorHAnsi"/>
        </w:rPr>
      </w:pPr>
      <w:r w:rsidRPr="00C775F1">
        <w:rPr>
          <w:rFonts w:asciiTheme="majorHAnsi" w:hAnsiTheme="majorHAnsi" w:cstheme="majorHAnsi"/>
          <w:shd w:val="clear" w:color="auto" w:fill="FFFFFF"/>
          <w:lang w:val="fr-CA"/>
        </w:rPr>
        <w:t>Djamai, N. and Fernandes, R.</w:t>
      </w:r>
      <w:r w:rsidR="00D03F07"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2018. </w:t>
      </w:r>
      <w:r w:rsidRPr="00C775F1">
        <w:rPr>
          <w:rFonts w:asciiTheme="majorHAnsi" w:hAnsiTheme="majorHAnsi" w:cstheme="majorHAnsi"/>
          <w:shd w:val="clear" w:color="auto" w:fill="FFFFFF"/>
        </w:rPr>
        <w:t>Comparison of SNAP-Derived Sentinel-2A L2A Product to ESA Product over Europe. </w:t>
      </w:r>
      <w:r w:rsidRPr="00C775F1">
        <w:rPr>
          <w:rStyle w:val="Emphasis"/>
          <w:rFonts w:asciiTheme="majorHAnsi" w:hAnsiTheme="majorHAnsi" w:cstheme="majorHAnsi"/>
          <w:i w:val="0"/>
          <w:iCs w:val="0"/>
          <w:shd w:val="clear" w:color="auto" w:fill="FFFFFF"/>
        </w:rPr>
        <w:t>Remote Sens. 10</w:t>
      </w:r>
      <w:r w:rsidRPr="00C775F1">
        <w:rPr>
          <w:rFonts w:asciiTheme="majorHAnsi" w:hAnsiTheme="majorHAnsi" w:cstheme="majorHAnsi"/>
          <w:shd w:val="clear" w:color="auto" w:fill="FFFFFF"/>
        </w:rPr>
        <w:t>, 926. https://doi.org/10.3390/rs10060926</w:t>
      </w:r>
      <w:r w:rsidR="00D03F07" w:rsidRPr="00C775F1">
        <w:rPr>
          <w:rFonts w:asciiTheme="majorHAnsi" w:hAnsiTheme="majorHAnsi" w:cstheme="majorHAnsi"/>
          <w:shd w:val="clear" w:color="auto" w:fill="FFFFFF"/>
        </w:rPr>
        <w:t>.</w:t>
      </w:r>
    </w:p>
    <w:p w14:paraId="117FAEB8" w14:textId="782E89A7" w:rsidR="00AF10A1" w:rsidRPr="00C775F1" w:rsidRDefault="00AF10A1" w:rsidP="00AF10A1">
      <w:pPr>
        <w:spacing w:line="360" w:lineRule="auto"/>
        <w:ind w:left="720" w:hanging="720"/>
        <w:rPr>
          <w:rFonts w:asciiTheme="majorHAnsi" w:hAnsiTheme="majorHAnsi" w:cstheme="majorHAnsi"/>
        </w:rPr>
      </w:pPr>
    </w:p>
    <w:p w14:paraId="0C34D451" w14:textId="6AE5BBCE" w:rsidR="00250702" w:rsidRPr="00FC0116" w:rsidRDefault="00250702" w:rsidP="00250702">
      <w:pPr>
        <w:widowControl w:val="0"/>
        <w:autoSpaceDE w:val="0"/>
        <w:autoSpaceDN w:val="0"/>
        <w:adjustRightInd w:val="0"/>
        <w:spacing w:line="480" w:lineRule="auto"/>
        <w:ind w:left="480" w:hanging="480"/>
        <w:rPr>
          <w:rFonts w:asciiTheme="majorHAnsi" w:hAnsiTheme="majorHAnsi" w:cstheme="majorHAnsi"/>
          <w:noProof/>
          <w:lang w:val="fr-CA"/>
        </w:rPr>
      </w:pPr>
      <w:r w:rsidRPr="00C775F1">
        <w:rPr>
          <w:rFonts w:asciiTheme="majorHAnsi" w:hAnsiTheme="majorHAnsi" w:cstheme="majorHAnsi"/>
          <w:noProof/>
          <w:lang w:val="en-CA"/>
        </w:rPr>
        <w:t xml:space="preserve">Djamai, N., Fernandes, R., Weiss, M., McNairn, H., Goïta, K., 2019. </w:t>
      </w:r>
      <w:r w:rsidRPr="00C775F1">
        <w:rPr>
          <w:rFonts w:asciiTheme="majorHAnsi" w:hAnsiTheme="majorHAnsi" w:cstheme="majorHAnsi"/>
          <w:noProof/>
        </w:rPr>
        <w:t xml:space="preserve">Validation of the Sentinel Simplified Level 2 Product Prototype Processor (SL2P) for mapping cropland biophysical variables using Sentinel-2/MSI and Landsat-8/OLI data. </w:t>
      </w:r>
      <w:r w:rsidRPr="00C775F1">
        <w:rPr>
          <w:rFonts w:asciiTheme="majorHAnsi" w:hAnsiTheme="majorHAnsi" w:cstheme="majorHAnsi"/>
          <w:noProof/>
          <w:lang w:val="fr-CA"/>
        </w:rPr>
        <w:t>Remote Sens. Environ. 225, 416–430. https://doi.org/10.1016/j.rse.2019.03.020</w:t>
      </w:r>
      <w:r w:rsidR="00D03F07" w:rsidRPr="00C775F1">
        <w:rPr>
          <w:rFonts w:asciiTheme="majorHAnsi" w:hAnsiTheme="majorHAnsi" w:cstheme="majorHAnsi"/>
          <w:noProof/>
          <w:lang w:val="fr-CA"/>
        </w:rPr>
        <w:t>.</w:t>
      </w:r>
    </w:p>
    <w:p w14:paraId="2C63D025" w14:textId="12FF18E8" w:rsidR="00250702" w:rsidRPr="00C775F1" w:rsidRDefault="00250702" w:rsidP="00AF10A1">
      <w:pPr>
        <w:spacing w:line="360" w:lineRule="auto"/>
        <w:ind w:left="720" w:hanging="720"/>
        <w:rPr>
          <w:rFonts w:asciiTheme="majorHAnsi" w:hAnsiTheme="majorHAnsi" w:cstheme="majorHAnsi"/>
          <w:lang w:val="fr-CA"/>
        </w:rPr>
      </w:pPr>
    </w:p>
    <w:p w14:paraId="5F6B3A05" w14:textId="617ACEE6" w:rsidR="00D54BA3" w:rsidRPr="00C775F1" w:rsidRDefault="00D54BA3" w:rsidP="00AF10A1">
      <w:pPr>
        <w:spacing w:line="360" w:lineRule="auto"/>
        <w:ind w:left="720" w:hanging="720"/>
        <w:rPr>
          <w:rFonts w:asciiTheme="majorHAnsi" w:hAnsiTheme="majorHAnsi" w:cstheme="majorHAnsi"/>
          <w:shd w:val="clear" w:color="auto" w:fill="FFFFFF"/>
          <w:lang w:val="fr-CA"/>
        </w:rPr>
      </w:pPr>
      <w:r w:rsidRPr="00C775F1">
        <w:rPr>
          <w:rFonts w:asciiTheme="majorHAnsi" w:hAnsiTheme="majorHAnsi" w:cstheme="majorHAnsi"/>
          <w:shd w:val="clear" w:color="auto" w:fill="FFFFFF"/>
          <w:lang w:val="fr-CA"/>
        </w:rPr>
        <w:lastRenderedPageBreak/>
        <w:t>Doxani, G.</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Vermote, E.</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Roger, J.C.</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Gascon, F.</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Adriaensen, S.</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Frantz, D.</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Hagolle, O.</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Hollstein, A.</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Kirches, G.</w:t>
      </w:r>
      <w:r w:rsidR="004C0B55"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Li, F</w:t>
      </w:r>
      <w:r w:rsidR="004C0B55" w:rsidRPr="00C775F1">
        <w:rPr>
          <w:rFonts w:asciiTheme="majorHAnsi" w:hAnsiTheme="majorHAnsi" w:cstheme="majorHAnsi"/>
          <w:shd w:val="clear" w:color="auto" w:fill="FFFFFF"/>
          <w:lang w:val="fr-CA"/>
        </w:rPr>
        <w:t xml:space="preserve">, Louis, J., Mangin, A., Pahlevan, N., Pflug, B., Vanhellemont, Q. 2018. </w:t>
      </w:r>
      <w:r w:rsidRPr="00C775F1">
        <w:rPr>
          <w:rFonts w:asciiTheme="majorHAnsi" w:hAnsiTheme="majorHAnsi" w:cstheme="majorHAnsi"/>
          <w:shd w:val="clear" w:color="auto" w:fill="FFFFFF"/>
          <w:lang w:val="fr-CA"/>
        </w:rPr>
        <w:t>Atmospheric Correction Inter-Comparison Exercise. </w:t>
      </w:r>
      <w:r w:rsidRPr="00C775F1">
        <w:rPr>
          <w:rStyle w:val="html-italic"/>
          <w:rFonts w:asciiTheme="majorHAnsi" w:hAnsiTheme="majorHAnsi" w:cstheme="majorHAnsi"/>
          <w:shd w:val="clear" w:color="auto" w:fill="FFFFFF"/>
          <w:lang w:val="fr-CA"/>
        </w:rPr>
        <w:t>Remote Sens.10</w:t>
      </w:r>
      <w:r w:rsidRPr="00C775F1">
        <w:rPr>
          <w:rFonts w:asciiTheme="majorHAnsi" w:hAnsiTheme="majorHAnsi" w:cstheme="majorHAnsi"/>
          <w:shd w:val="clear" w:color="auto" w:fill="FFFFFF"/>
          <w:lang w:val="fr-CA"/>
        </w:rPr>
        <w:t>, 352.</w:t>
      </w:r>
    </w:p>
    <w:p w14:paraId="2927691B" w14:textId="77777777" w:rsidR="00D54BA3" w:rsidRPr="00C775F1" w:rsidRDefault="00D54BA3" w:rsidP="00AF10A1">
      <w:pPr>
        <w:spacing w:line="360" w:lineRule="auto"/>
        <w:ind w:left="720" w:hanging="720"/>
        <w:rPr>
          <w:rFonts w:asciiTheme="majorHAnsi" w:hAnsiTheme="majorHAnsi" w:cstheme="majorHAnsi"/>
          <w:lang w:val="fr-CA"/>
        </w:rPr>
      </w:pPr>
    </w:p>
    <w:p w14:paraId="3FF65B59" w14:textId="040BC2EE" w:rsidR="00E3394E" w:rsidRPr="00FC0116" w:rsidRDefault="00E3394E">
      <w:pPr>
        <w:spacing w:line="360" w:lineRule="auto"/>
        <w:ind w:left="720" w:hanging="720"/>
        <w:rPr>
          <w:rFonts w:asciiTheme="majorHAnsi" w:hAnsiTheme="majorHAnsi" w:cstheme="majorHAnsi"/>
        </w:rPr>
      </w:pPr>
      <w:r w:rsidRPr="00C775F1">
        <w:rPr>
          <w:rFonts w:asciiTheme="majorHAnsi" w:hAnsiTheme="majorHAnsi" w:cstheme="majorHAnsi"/>
          <w:lang w:val="fr-CA"/>
        </w:rPr>
        <w:t xml:space="preserve">Drusch, M., Del Bello, U., Carlier, S., Colin, O., Fernandez, V., Gascon, F., Hoersch, B., Isola, C., Laberinti, P., Martimort, P., Meygret, A., Spoto, F., Sy, O., Marchese, F., Bargellini, P., 2012. </w:t>
      </w:r>
      <w:r w:rsidRPr="00C775F1">
        <w:rPr>
          <w:rFonts w:asciiTheme="majorHAnsi" w:hAnsiTheme="majorHAnsi" w:cstheme="majorHAnsi"/>
        </w:rPr>
        <w:t>Sentinel-2: ESA's Optical High-Resolution Mission for GMES Operational Services</w:t>
      </w:r>
      <w:r w:rsidR="002A5268" w:rsidRPr="00C775F1">
        <w:rPr>
          <w:rFonts w:asciiTheme="majorHAnsi" w:hAnsiTheme="majorHAnsi" w:cstheme="majorHAnsi"/>
        </w:rPr>
        <w:t xml:space="preserve">.  </w:t>
      </w:r>
      <w:r w:rsidRPr="00C775F1">
        <w:rPr>
          <w:rFonts w:asciiTheme="majorHAnsi" w:hAnsiTheme="majorHAnsi" w:cstheme="majorHAnsi"/>
        </w:rPr>
        <w:t>Remote Sensing of Environment,</w:t>
      </w:r>
      <w:r w:rsidR="002A5268" w:rsidRPr="00C775F1">
        <w:rPr>
          <w:rFonts w:asciiTheme="majorHAnsi" w:hAnsiTheme="majorHAnsi" w:cstheme="majorHAnsi"/>
        </w:rPr>
        <w:t xml:space="preserve"> </w:t>
      </w:r>
      <w:r w:rsidRPr="00C775F1">
        <w:rPr>
          <w:rFonts w:asciiTheme="majorHAnsi" w:hAnsiTheme="majorHAnsi" w:cstheme="majorHAnsi"/>
        </w:rPr>
        <w:t>120,</w:t>
      </w:r>
      <w:r w:rsidR="002A5268" w:rsidRPr="00C775F1">
        <w:rPr>
          <w:rFonts w:asciiTheme="majorHAnsi" w:hAnsiTheme="majorHAnsi" w:cstheme="majorHAnsi"/>
        </w:rPr>
        <w:t xml:space="preserve"> </w:t>
      </w:r>
      <w:r w:rsidRPr="00C775F1">
        <w:rPr>
          <w:rFonts w:asciiTheme="majorHAnsi" w:hAnsiTheme="majorHAnsi" w:cstheme="majorHAnsi"/>
          <w:lang w:val="en-CA"/>
        </w:rPr>
        <w:t>25-36,</w:t>
      </w:r>
      <w:r w:rsidRPr="00C775F1">
        <w:rPr>
          <w:rFonts w:asciiTheme="majorHAnsi" w:hAnsiTheme="majorHAnsi" w:cstheme="majorHAnsi"/>
        </w:rPr>
        <w:t xml:space="preserve"> </w:t>
      </w:r>
      <w:hyperlink r:id="rId66" w:history="1">
        <w:r w:rsidRPr="00C775F1">
          <w:rPr>
            <w:rStyle w:val="Hyperlink"/>
            <w:rFonts w:asciiTheme="majorHAnsi" w:hAnsiTheme="majorHAnsi" w:cstheme="majorHAnsi"/>
            <w:color w:val="auto"/>
            <w:u w:val="none"/>
          </w:rPr>
          <w:t>https://doi.org/10.1016/j.rse.2011.11.026</w:t>
        </w:r>
      </w:hyperlink>
      <w:r w:rsidRPr="00C775F1">
        <w:rPr>
          <w:rFonts w:asciiTheme="majorHAnsi" w:hAnsiTheme="majorHAnsi" w:cstheme="majorHAnsi"/>
        </w:rPr>
        <w:t>.</w:t>
      </w:r>
    </w:p>
    <w:p w14:paraId="3E5AF0A5" w14:textId="0E280183" w:rsidR="00E3394E" w:rsidRPr="00C775F1" w:rsidRDefault="00E3394E" w:rsidP="00E3394E">
      <w:pPr>
        <w:spacing w:line="360" w:lineRule="auto"/>
        <w:ind w:left="720" w:hanging="720"/>
        <w:rPr>
          <w:rFonts w:asciiTheme="majorHAnsi" w:hAnsiTheme="majorHAnsi" w:cstheme="majorHAnsi"/>
        </w:rPr>
      </w:pPr>
    </w:p>
    <w:p w14:paraId="2FCEC58C" w14:textId="540BACFB" w:rsidR="00101E70" w:rsidRPr="00C775F1" w:rsidRDefault="00101E70" w:rsidP="00E3394E">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Duncanson, L., Armston, J., Disney, M., Avitabile, V., Barbier, N., Calders, K., Carter, S., Chave, J., Herold, M.,   MacBean, N., McRoberts, R., Minor, D., Paul, K., Réjou-Méchain, M., Roxburgh, S., Williams, M., Albinet, C., Baker, T.,   Bartholomeus, H., Bastin, J.F., Coomes, D., Crowther, T., Davies, S., de Bruin, S., De Kauwe, M., Domke, G.,   Dubayah, R., Falkowski, M., Fatoyinbo, L., Goetz, S., Jantz, P., Jonckheere, I., Jucker, T., Kay, H., Kellner, J., Labriere,   N., Lucas, R., Mitchard, E., Morsdorf, F., Næsset, E., Park, T., Phillips, O.L., Ploton, P., Puliti, S., Quegan, S., Saatchi,   S., Schaaf, C., Schepaschenko, D., Scipal, K., Stovall, A., Thiel, C., Wulder, M.A., Camacho, F., Nickeson, J., Román,   M., Margolis, H., 2021. Aboveground Woody Biomass Product Validation Good Practices Protocol. Version 1.0. In L.   Duncanson, M. Disney, J. Armston, J. Nickeson, D. Minor, and F. Camacho (Eds.), </w:t>
      </w:r>
      <w:r w:rsidRPr="00C775F1">
        <w:rPr>
          <w:rStyle w:val="Emphasis"/>
          <w:rFonts w:asciiTheme="majorHAnsi" w:hAnsiTheme="majorHAnsi" w:cstheme="majorHAnsi"/>
          <w:i w:val="0"/>
          <w:iCs w:val="0"/>
          <w:shd w:val="clear" w:color="auto" w:fill="FFFFFF"/>
        </w:rPr>
        <w:t>Good Practices for Satellite-</w:t>
      </w:r>
      <w:r w:rsidRPr="00C775F1">
        <w:rPr>
          <w:rFonts w:asciiTheme="majorHAnsi" w:hAnsiTheme="majorHAnsi" w:cstheme="majorHAnsi"/>
          <w:shd w:val="clear" w:color="auto" w:fill="FFFFFF"/>
        </w:rPr>
        <w:br/>
      </w:r>
      <w:r w:rsidRPr="00C775F1">
        <w:rPr>
          <w:rStyle w:val="Emphasis"/>
          <w:rFonts w:asciiTheme="majorHAnsi" w:hAnsiTheme="majorHAnsi" w:cstheme="majorHAnsi"/>
          <w:i w:val="0"/>
          <w:iCs w:val="0"/>
          <w:shd w:val="clear" w:color="auto" w:fill="FFFFFF"/>
        </w:rPr>
        <w:t>  Derived and Product Validation</w:t>
      </w:r>
      <w:r w:rsidRPr="00C775F1">
        <w:rPr>
          <w:rFonts w:asciiTheme="majorHAnsi" w:hAnsiTheme="majorHAnsi" w:cstheme="majorHAnsi"/>
          <w:shd w:val="clear" w:color="auto" w:fill="FFFFFF"/>
        </w:rPr>
        <w:t>, (p. 236): Land Product Validation Subgroup (WGCV/CEOS),   doi:10.5067/doc/ceoswgcv/lpv/agb.001.</w:t>
      </w:r>
    </w:p>
    <w:p w14:paraId="5EF7EEFA" w14:textId="6897C5D5" w:rsidR="00207626" w:rsidRPr="00C775F1" w:rsidRDefault="00207626" w:rsidP="00E3394E">
      <w:pPr>
        <w:spacing w:line="360" w:lineRule="auto"/>
        <w:ind w:left="720" w:hanging="720"/>
        <w:rPr>
          <w:rFonts w:asciiTheme="majorHAnsi" w:hAnsiTheme="majorHAnsi" w:cstheme="majorHAnsi"/>
          <w:shd w:val="clear" w:color="auto" w:fill="FFFFFF"/>
        </w:rPr>
      </w:pPr>
    </w:p>
    <w:p w14:paraId="218D747E" w14:textId="70853243" w:rsidR="00207626" w:rsidRPr="00FC0116" w:rsidRDefault="00207626" w:rsidP="00E3394E">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Ecological Stratification Working Group, 1996. A National Ecological Framework for Canada. Agriculture and Agri-Food Canada, Research Branch, Centre for Land and Biological Resources Research, and Environment Canada, State of the Environment Directorate, Ecozone Analysis Branch, Ottawa/Hull. Report and national map at 1:7,500,000 scale.</w:t>
      </w:r>
    </w:p>
    <w:p w14:paraId="77165054" w14:textId="77777777" w:rsidR="00101E70" w:rsidRPr="00C775F1" w:rsidRDefault="00101E70" w:rsidP="00E3394E">
      <w:pPr>
        <w:spacing w:line="360" w:lineRule="auto"/>
        <w:ind w:left="720" w:hanging="720"/>
        <w:rPr>
          <w:rFonts w:asciiTheme="majorHAnsi" w:hAnsiTheme="majorHAnsi" w:cstheme="majorHAnsi"/>
        </w:rPr>
      </w:pPr>
    </w:p>
    <w:p w14:paraId="64EFDA6D" w14:textId="5241D9BC" w:rsidR="00D52273" w:rsidRPr="00FC0116" w:rsidRDefault="00D52273" w:rsidP="00E3394E">
      <w:pPr>
        <w:spacing w:line="360" w:lineRule="auto"/>
        <w:ind w:left="720" w:hanging="720"/>
        <w:rPr>
          <w:rFonts w:asciiTheme="majorHAnsi" w:hAnsiTheme="majorHAnsi" w:cstheme="majorHAnsi"/>
          <w:noProof/>
        </w:rPr>
      </w:pPr>
      <w:r w:rsidRPr="00C775F1">
        <w:rPr>
          <w:rFonts w:asciiTheme="majorHAnsi" w:hAnsiTheme="majorHAnsi" w:cstheme="majorHAnsi"/>
          <w:noProof/>
        </w:rPr>
        <w:t xml:space="preserve">Fernandes, R., Plummer, S., Nightingale, J., Baret, F., Camacho, F., Fang, H., Garrigues, S., Gobron, N., Lang, M., Lacaze, R., Leblanc, S., Meroni, M., Martinez, B., Nilson, T., Pinty, B., Pisek, J., Sonnentag, O., Verger, A., Welles, J., Weiss, M., Widlowski, J.-L., Schaepman-Strub, G., Roman, M., Nickeson, J., 2014. Global Leaf Area Index Product Validation Good Practices, in: Fernandes, R., Plummer, S., Nightingale, J. (Eds.), Best Practice for Satellite-Derived Land Product Validation. </w:t>
      </w:r>
      <w:r w:rsidRPr="00C775F1">
        <w:rPr>
          <w:rFonts w:asciiTheme="majorHAnsi" w:hAnsiTheme="majorHAnsi" w:cstheme="majorHAnsi"/>
          <w:noProof/>
        </w:rPr>
        <w:lastRenderedPageBreak/>
        <w:t>Land Product Validation Subgroup (Committee on Earth Observation Satellites Working Group on Calibration and Validation)</w:t>
      </w:r>
      <w:r w:rsidR="00101E70" w:rsidRPr="00C775F1">
        <w:rPr>
          <w:rFonts w:asciiTheme="majorHAnsi" w:hAnsiTheme="majorHAnsi" w:cstheme="majorHAnsi"/>
          <w:noProof/>
        </w:rPr>
        <w:t>, doi:</w:t>
      </w:r>
      <w:r w:rsidR="00101E70" w:rsidRPr="00C775F1">
        <w:rPr>
          <w:rFonts w:asciiTheme="majorHAnsi" w:hAnsiTheme="majorHAnsi" w:cstheme="majorHAnsi"/>
        </w:rPr>
        <w:t xml:space="preserve"> 10.5067/doc/ceoswgcv/lpv/lai.002.</w:t>
      </w:r>
    </w:p>
    <w:p w14:paraId="0ECB1CFB" w14:textId="4D937028" w:rsidR="00D52273" w:rsidRPr="00C775F1" w:rsidRDefault="00D52273" w:rsidP="00E3394E">
      <w:pPr>
        <w:spacing w:line="360" w:lineRule="auto"/>
        <w:ind w:left="720" w:hanging="720"/>
        <w:rPr>
          <w:rFonts w:asciiTheme="majorHAnsi" w:hAnsiTheme="majorHAnsi" w:cstheme="majorHAnsi"/>
        </w:rPr>
      </w:pPr>
    </w:p>
    <w:p w14:paraId="2C427A5C" w14:textId="69340E17" w:rsidR="00A06D83" w:rsidRPr="00C775F1" w:rsidRDefault="00A06D83" w:rsidP="00E3394E">
      <w:pPr>
        <w:spacing w:line="360" w:lineRule="auto"/>
        <w:ind w:left="720" w:hanging="720"/>
        <w:rPr>
          <w:rFonts w:asciiTheme="majorHAnsi" w:hAnsiTheme="majorHAnsi" w:cstheme="majorHAnsi"/>
          <w:shd w:val="clear" w:color="auto" w:fill="FFFFFF"/>
          <w:lang w:val="en-CA"/>
        </w:rPr>
      </w:pPr>
      <w:r w:rsidRPr="00C775F1">
        <w:rPr>
          <w:rFonts w:asciiTheme="majorHAnsi" w:hAnsiTheme="majorHAnsi" w:cstheme="majorHAnsi"/>
          <w:shd w:val="clear" w:color="auto" w:fill="FFFFFF"/>
          <w:lang w:val="fr-CA"/>
        </w:rPr>
        <w:t>Gascon, F.</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Bouzinac, C.</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Thépaut, O.</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Jung, M.</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Francesconi, B.</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Louis, J.</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Lonjou, V.</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Lafrance, B.</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Massera, S.</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Gaudel-Vacaresse, A.</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Languille, F.</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Alhammoud, B.</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Viallefont, F.</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Pflug, B.</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Bieniarz, J.</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Clerc, S.</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Pessiot, L.</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Trémas, T.</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Cadau, E.</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De Bonis, R.</w:t>
      </w:r>
      <w:r w:rsidR="001C7829" w:rsidRPr="00C775F1">
        <w:rPr>
          <w:rFonts w:asciiTheme="majorHAnsi" w:hAnsiTheme="majorHAnsi" w:cstheme="majorHAnsi"/>
          <w:shd w:val="clear" w:color="auto" w:fill="FFFFFF"/>
          <w:lang w:val="fr-CA"/>
        </w:rPr>
        <w:t xml:space="preserve">, </w:t>
      </w:r>
      <w:r w:rsidRPr="00C775F1">
        <w:rPr>
          <w:rFonts w:asciiTheme="majorHAnsi" w:hAnsiTheme="majorHAnsi" w:cstheme="majorHAnsi"/>
          <w:shd w:val="clear" w:color="auto" w:fill="FFFFFF"/>
          <w:lang w:val="fr-CA"/>
        </w:rPr>
        <w:t>Isola, C.</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Martimort, P.</w:t>
      </w:r>
      <w:r w:rsidR="001C7829" w:rsidRPr="00C775F1">
        <w:rPr>
          <w:rFonts w:asciiTheme="majorHAnsi" w:hAnsiTheme="majorHAnsi" w:cstheme="majorHAnsi"/>
          <w:shd w:val="clear" w:color="auto" w:fill="FFFFFF"/>
          <w:lang w:val="fr-CA"/>
        </w:rPr>
        <w:t>,</w:t>
      </w:r>
      <w:r w:rsidRPr="00C775F1">
        <w:rPr>
          <w:rFonts w:asciiTheme="majorHAnsi" w:hAnsiTheme="majorHAnsi" w:cstheme="majorHAnsi"/>
          <w:shd w:val="clear" w:color="auto" w:fill="FFFFFF"/>
          <w:lang w:val="fr-CA"/>
        </w:rPr>
        <w:t xml:space="preserve"> Fernandez, V., 2017.  </w:t>
      </w:r>
      <w:r w:rsidRPr="00C775F1">
        <w:rPr>
          <w:rFonts w:asciiTheme="majorHAnsi" w:hAnsiTheme="majorHAnsi" w:cstheme="majorHAnsi"/>
          <w:shd w:val="clear" w:color="auto" w:fill="FFFFFF"/>
          <w:lang w:val="en-CA"/>
        </w:rPr>
        <w:t>Copernicus Sentinel-2A Calibration and Products Validation Status. </w:t>
      </w:r>
      <w:r w:rsidRPr="00C775F1">
        <w:rPr>
          <w:rStyle w:val="Emphasis"/>
          <w:rFonts w:asciiTheme="majorHAnsi" w:hAnsiTheme="majorHAnsi" w:cstheme="majorHAnsi"/>
          <w:i w:val="0"/>
          <w:iCs w:val="0"/>
          <w:shd w:val="clear" w:color="auto" w:fill="FFFFFF"/>
          <w:lang w:val="en-CA"/>
        </w:rPr>
        <w:t>Remote Sens.</w:t>
      </w:r>
      <w:r w:rsidRPr="00C775F1">
        <w:rPr>
          <w:rFonts w:asciiTheme="majorHAnsi" w:hAnsiTheme="majorHAnsi" w:cstheme="majorHAnsi"/>
          <w:shd w:val="clear" w:color="auto" w:fill="FFFFFF"/>
          <w:lang w:val="en-CA"/>
        </w:rPr>
        <w:t>,</w:t>
      </w:r>
      <w:r w:rsidRPr="00C775F1">
        <w:rPr>
          <w:rStyle w:val="Emphasis"/>
          <w:rFonts w:asciiTheme="majorHAnsi" w:hAnsiTheme="majorHAnsi" w:cstheme="majorHAnsi"/>
          <w:i w:val="0"/>
          <w:iCs w:val="0"/>
          <w:shd w:val="clear" w:color="auto" w:fill="FFFFFF"/>
          <w:lang w:val="en-CA"/>
        </w:rPr>
        <w:t xml:space="preserve"> 9</w:t>
      </w:r>
      <w:r w:rsidRPr="00C775F1">
        <w:rPr>
          <w:rFonts w:asciiTheme="majorHAnsi" w:hAnsiTheme="majorHAnsi" w:cstheme="majorHAnsi"/>
          <w:shd w:val="clear" w:color="auto" w:fill="FFFFFF"/>
          <w:lang w:val="en-CA"/>
        </w:rPr>
        <w:t>, 584</w:t>
      </w:r>
      <w:r w:rsidR="001C7829" w:rsidRPr="00C775F1">
        <w:rPr>
          <w:rFonts w:asciiTheme="majorHAnsi" w:hAnsiTheme="majorHAnsi" w:cstheme="majorHAnsi"/>
          <w:shd w:val="clear" w:color="auto" w:fill="FFFFFF"/>
          <w:lang w:val="en-CA"/>
        </w:rPr>
        <w:t>,</w:t>
      </w:r>
      <w:r w:rsidRPr="00C775F1">
        <w:rPr>
          <w:rFonts w:asciiTheme="majorHAnsi" w:hAnsiTheme="majorHAnsi" w:cstheme="majorHAnsi"/>
          <w:shd w:val="clear" w:color="auto" w:fill="FFFFFF"/>
          <w:lang w:val="en-CA"/>
        </w:rPr>
        <w:t xml:space="preserve">. </w:t>
      </w:r>
      <w:hyperlink r:id="rId67" w:history="1">
        <w:r w:rsidRPr="00C775F1">
          <w:rPr>
            <w:rStyle w:val="Hyperlink"/>
            <w:rFonts w:asciiTheme="majorHAnsi" w:hAnsiTheme="majorHAnsi" w:cstheme="majorHAnsi"/>
            <w:color w:val="auto"/>
            <w:u w:val="none"/>
            <w:shd w:val="clear" w:color="auto" w:fill="FFFFFF"/>
            <w:lang w:val="en-CA"/>
          </w:rPr>
          <w:t>https://doi.org/10.3390/rs9060584</w:t>
        </w:r>
      </w:hyperlink>
      <w:r w:rsidR="001C7829" w:rsidRPr="00C775F1">
        <w:rPr>
          <w:rFonts w:asciiTheme="majorHAnsi" w:hAnsiTheme="majorHAnsi" w:cstheme="majorHAnsi"/>
          <w:shd w:val="clear" w:color="auto" w:fill="FFFFFF"/>
          <w:lang w:val="en-CA"/>
        </w:rPr>
        <w:t>.</w:t>
      </w:r>
    </w:p>
    <w:p w14:paraId="089F72C2" w14:textId="77777777" w:rsidR="00A06D83" w:rsidRPr="00C775F1" w:rsidRDefault="00A06D83" w:rsidP="00795EBF">
      <w:pPr>
        <w:spacing w:line="360" w:lineRule="auto"/>
        <w:ind w:left="720" w:hanging="720"/>
        <w:rPr>
          <w:rFonts w:asciiTheme="majorHAnsi" w:hAnsiTheme="majorHAnsi" w:cstheme="majorHAnsi"/>
          <w:lang w:val="en-CA"/>
        </w:rPr>
      </w:pPr>
    </w:p>
    <w:p w14:paraId="2D79862E" w14:textId="0F0EEEDA" w:rsidR="004F537B" w:rsidRPr="00C775F1" w:rsidRDefault="004F537B" w:rsidP="00795EBF">
      <w:pPr>
        <w:spacing w:line="360" w:lineRule="auto"/>
        <w:ind w:left="720" w:hanging="720"/>
        <w:rPr>
          <w:rFonts w:asciiTheme="majorHAnsi" w:eastAsia="Calibri" w:hAnsiTheme="majorHAnsi" w:cstheme="majorHAnsi"/>
        </w:rPr>
      </w:pPr>
      <w:r w:rsidRPr="00C775F1">
        <w:rPr>
          <w:rFonts w:asciiTheme="majorHAnsi" w:eastAsia="Calibri" w:hAnsiTheme="majorHAnsi" w:cstheme="majorHAnsi"/>
          <w:lang w:val="en-CA"/>
        </w:rPr>
        <w:t xml:space="preserve">GCOS, 2016.  </w:t>
      </w:r>
      <w:r w:rsidRPr="00C775F1">
        <w:rPr>
          <w:rFonts w:asciiTheme="majorHAnsi" w:eastAsia="Calibri" w:hAnsiTheme="majorHAnsi" w:cstheme="majorHAnsi"/>
        </w:rPr>
        <w:t xml:space="preserve">The global observing system for climate: implementation needs.  GCOS-200, World Meteorological Organization.  </w:t>
      </w:r>
      <w:hyperlink r:id="rId68">
        <w:r w:rsidRPr="00C775F1">
          <w:rPr>
            <w:rFonts w:asciiTheme="majorHAnsi" w:eastAsia="Calibri" w:hAnsiTheme="majorHAnsi" w:cstheme="majorHAnsi"/>
          </w:rPr>
          <w:t>https://library.wmo.int/opac/doc_num.php?explnum_id=3417</w:t>
        </w:r>
      </w:hyperlink>
      <w:r w:rsidRPr="00C775F1">
        <w:rPr>
          <w:rFonts w:asciiTheme="majorHAnsi" w:eastAsia="Calibri" w:hAnsiTheme="majorHAnsi" w:cstheme="majorHAnsi"/>
        </w:rPr>
        <w:t xml:space="preserve"> </w:t>
      </w:r>
      <w:r w:rsidR="00543C04">
        <w:rPr>
          <w:rFonts w:asciiTheme="majorHAnsi" w:hAnsiTheme="majorHAnsi" w:cstheme="majorHAnsi"/>
          <w:lang w:val="en-CA"/>
        </w:rPr>
        <w:t>(Accessed</w:t>
      </w:r>
      <w:r w:rsidR="00563D27">
        <w:rPr>
          <w:rFonts w:asciiTheme="majorHAnsi" w:hAnsiTheme="majorHAnsi" w:cstheme="majorHAnsi"/>
          <w:lang w:val="en-CA"/>
        </w:rPr>
        <w:t xml:space="preserve"> August 19, 2021</w:t>
      </w:r>
      <w:r w:rsidR="00543C04">
        <w:rPr>
          <w:rFonts w:asciiTheme="majorHAnsi" w:hAnsiTheme="majorHAnsi" w:cstheme="majorHAnsi"/>
          <w:lang w:val="en-CA"/>
        </w:rPr>
        <w:t>)</w:t>
      </w:r>
      <w:r w:rsidR="00563D27">
        <w:rPr>
          <w:rFonts w:asciiTheme="majorHAnsi" w:hAnsiTheme="majorHAnsi" w:cstheme="majorHAnsi"/>
          <w:lang w:val="en-CA"/>
        </w:rPr>
        <w:t>.</w:t>
      </w:r>
    </w:p>
    <w:p w14:paraId="737BE03E" w14:textId="1358C7AD" w:rsidR="004F537B" w:rsidRPr="00C775F1" w:rsidRDefault="004F537B">
      <w:pPr>
        <w:spacing w:line="360" w:lineRule="auto"/>
        <w:ind w:left="720" w:hanging="720"/>
        <w:rPr>
          <w:rFonts w:asciiTheme="majorHAnsi" w:eastAsia="Calibri" w:hAnsiTheme="majorHAnsi" w:cstheme="majorHAnsi"/>
        </w:rPr>
      </w:pPr>
    </w:p>
    <w:p w14:paraId="4FF0F151" w14:textId="0D0D753B" w:rsidR="00F869CD" w:rsidRPr="00FC0116" w:rsidRDefault="00F869CD">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Hu, Q., Yang, J., Xu, B., Huang, J., Memon, M.S., Yin, G., Zeng, Y., Zhao, J., Liu, K. 2020. Evaluation of Global Decametric-Resolution LAI, FAPAR and FVC Estimates Derived from Sentinel-2 Imagery. </w:t>
      </w:r>
      <w:r w:rsidRPr="00C775F1">
        <w:rPr>
          <w:rStyle w:val="Emphasis"/>
          <w:rFonts w:asciiTheme="majorHAnsi" w:hAnsiTheme="majorHAnsi" w:cstheme="majorHAnsi"/>
          <w:i w:val="0"/>
          <w:iCs w:val="0"/>
          <w:shd w:val="clear" w:color="auto" w:fill="FFFFFF"/>
        </w:rPr>
        <w:t>Remote Sens.</w:t>
      </w:r>
      <w:r w:rsidRPr="00C775F1">
        <w:rPr>
          <w:rFonts w:asciiTheme="majorHAnsi" w:hAnsiTheme="majorHAnsi" w:cstheme="majorHAnsi"/>
          <w:shd w:val="clear" w:color="auto" w:fill="FFFFFF"/>
        </w:rPr>
        <w:t>, </w:t>
      </w:r>
      <w:r w:rsidRPr="00C775F1">
        <w:rPr>
          <w:rStyle w:val="Emphasis"/>
          <w:rFonts w:asciiTheme="majorHAnsi" w:hAnsiTheme="majorHAnsi" w:cstheme="majorHAnsi"/>
          <w:i w:val="0"/>
          <w:iCs w:val="0"/>
          <w:shd w:val="clear" w:color="auto" w:fill="FFFFFF"/>
        </w:rPr>
        <w:t>12</w:t>
      </w:r>
      <w:r w:rsidRPr="00C775F1">
        <w:rPr>
          <w:rFonts w:asciiTheme="majorHAnsi" w:hAnsiTheme="majorHAnsi" w:cstheme="majorHAnsi"/>
          <w:shd w:val="clear" w:color="auto" w:fill="FFFFFF"/>
        </w:rPr>
        <w:t>, 912</w:t>
      </w:r>
      <w:r w:rsidR="00583CC8"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w:t>
      </w:r>
      <w:hyperlink r:id="rId69" w:history="1">
        <w:r w:rsidRPr="00C775F1">
          <w:rPr>
            <w:rStyle w:val="Hyperlink"/>
            <w:rFonts w:asciiTheme="majorHAnsi" w:hAnsiTheme="majorHAnsi" w:cstheme="majorHAnsi"/>
            <w:color w:val="auto"/>
            <w:u w:val="none"/>
            <w:shd w:val="clear" w:color="auto" w:fill="FFFFFF"/>
          </w:rPr>
          <w:t>https://doi.org/10.3390/rs12060912</w:t>
        </w:r>
      </w:hyperlink>
      <w:r w:rsidR="00583CC8" w:rsidRPr="00C775F1">
        <w:rPr>
          <w:rFonts w:asciiTheme="majorHAnsi" w:hAnsiTheme="majorHAnsi" w:cstheme="majorHAnsi"/>
          <w:shd w:val="clear" w:color="auto" w:fill="FFFFFF"/>
        </w:rPr>
        <w:t>.</w:t>
      </w:r>
    </w:p>
    <w:p w14:paraId="7EE3CAA0" w14:textId="77777777" w:rsidR="00C931CA" w:rsidRPr="00C775F1" w:rsidRDefault="00C931CA" w:rsidP="00795EBF">
      <w:pPr>
        <w:spacing w:line="360" w:lineRule="auto"/>
        <w:rPr>
          <w:rFonts w:asciiTheme="majorHAnsi" w:hAnsiTheme="majorHAnsi" w:cstheme="majorHAnsi"/>
        </w:rPr>
      </w:pPr>
    </w:p>
    <w:p w14:paraId="03E15417" w14:textId="585708FC" w:rsidR="00C931CA" w:rsidRPr="00C775F1" w:rsidRDefault="00C931CA" w:rsidP="00795EBF">
      <w:pPr>
        <w:spacing w:line="360" w:lineRule="auto"/>
        <w:ind w:left="720" w:hanging="720"/>
        <w:rPr>
          <w:rFonts w:asciiTheme="majorHAnsi" w:hAnsiTheme="majorHAnsi" w:cstheme="majorHAnsi"/>
        </w:rPr>
      </w:pPr>
      <w:r w:rsidRPr="00C775F1">
        <w:rPr>
          <w:rFonts w:asciiTheme="majorHAnsi" w:hAnsiTheme="majorHAnsi" w:cstheme="majorHAnsi"/>
        </w:rPr>
        <w:t>Lanaras, C., Bioucas-Dias, J., Baltsavias, E., Schindler, K., 2017. Superresolution of multispectral multiresolution images from a single sensor. IEEE Conference on Computer Vision and Pattern Recognition Workshops (CVPRW). pp. 1505–1513.</w:t>
      </w:r>
    </w:p>
    <w:p w14:paraId="16F2E264" w14:textId="77777777" w:rsidR="00C931CA" w:rsidRPr="00C775F1" w:rsidRDefault="00C931CA" w:rsidP="00795EBF">
      <w:pPr>
        <w:spacing w:line="360" w:lineRule="auto"/>
        <w:rPr>
          <w:rFonts w:asciiTheme="majorHAnsi" w:eastAsia="Calibri" w:hAnsiTheme="majorHAnsi" w:cstheme="majorHAnsi"/>
        </w:rPr>
      </w:pPr>
    </w:p>
    <w:p w14:paraId="61AD0904" w14:textId="0C4EF788" w:rsidR="00D4258F" w:rsidRPr="00FC0116" w:rsidRDefault="00D4258F" w:rsidP="00795EBF">
      <w:pPr>
        <w:spacing w:line="360" w:lineRule="auto"/>
        <w:ind w:left="720" w:hanging="720"/>
        <w:rPr>
          <w:rFonts w:asciiTheme="majorHAnsi" w:hAnsiTheme="majorHAnsi" w:cstheme="majorHAnsi"/>
        </w:rPr>
      </w:pPr>
      <w:r w:rsidRPr="00C775F1">
        <w:rPr>
          <w:rFonts w:asciiTheme="majorHAnsi" w:hAnsiTheme="majorHAnsi" w:cstheme="majorHAnsi"/>
        </w:rPr>
        <w:t>Lanaras, C., Bioucas-Dias, J., Galliania, S., Baltsaviasa, E., Schindlera, K.</w:t>
      </w:r>
      <w:r w:rsidR="00205673" w:rsidRPr="00C775F1">
        <w:rPr>
          <w:rFonts w:asciiTheme="majorHAnsi" w:hAnsiTheme="majorHAnsi" w:cstheme="majorHAnsi"/>
        </w:rPr>
        <w:t xml:space="preserve">, </w:t>
      </w:r>
      <w:r w:rsidRPr="00C775F1">
        <w:rPr>
          <w:rFonts w:asciiTheme="majorHAnsi" w:hAnsiTheme="majorHAnsi" w:cstheme="majorHAnsi"/>
        </w:rPr>
        <w:t>2018</w:t>
      </w:r>
      <w:r w:rsidR="00205673" w:rsidRPr="00C775F1">
        <w:rPr>
          <w:rFonts w:asciiTheme="majorHAnsi" w:hAnsiTheme="majorHAnsi" w:cstheme="majorHAnsi"/>
        </w:rPr>
        <w:t>.</w:t>
      </w:r>
      <w:r w:rsidRPr="00C775F1">
        <w:rPr>
          <w:rFonts w:asciiTheme="majorHAnsi" w:hAnsiTheme="majorHAnsi" w:cstheme="majorHAnsi"/>
        </w:rPr>
        <w:t xml:space="preserve"> Super-resolution of Sentinel-2 images: Learning a globally applicable deep neural network. ISPRS Journal of Photogrammetry and Remote Sensing, 146, 305–319.</w:t>
      </w:r>
    </w:p>
    <w:p w14:paraId="15E9E2C8" w14:textId="77777777" w:rsidR="00D4258F" w:rsidRPr="00C775F1" w:rsidRDefault="00D4258F" w:rsidP="00795EBF">
      <w:pPr>
        <w:spacing w:line="360" w:lineRule="auto"/>
        <w:rPr>
          <w:rFonts w:asciiTheme="majorHAnsi" w:eastAsia="Calibri" w:hAnsiTheme="majorHAnsi" w:cstheme="majorHAnsi"/>
        </w:rPr>
      </w:pPr>
    </w:p>
    <w:p w14:paraId="15A3EA10" w14:textId="144C3C83" w:rsidR="004F537B" w:rsidRPr="00C775F1" w:rsidRDefault="004F537B" w:rsidP="00795EBF">
      <w:pPr>
        <w:spacing w:line="360" w:lineRule="auto"/>
        <w:ind w:left="720" w:hanging="720"/>
        <w:rPr>
          <w:rFonts w:asciiTheme="majorHAnsi" w:eastAsia="Calibri" w:hAnsiTheme="majorHAnsi" w:cstheme="majorHAnsi"/>
        </w:rPr>
      </w:pPr>
      <w:r w:rsidRPr="00C775F1">
        <w:rPr>
          <w:rFonts w:asciiTheme="majorHAnsi" w:eastAsia="Calibri" w:hAnsiTheme="majorHAnsi" w:cstheme="majorHAnsi"/>
        </w:rPr>
        <w:t>Lang, M. and Tychon, B., 2015.  GIO Copernicus Global Land – Technical User Group – Service Specification and Product Requirements Proposal – SPB-GIO-3017-TUG-SS-004 – Issue I1.0 – 26 May 2015. https://land.copernicus.eu/global/sites/cgls.vito.be/files/service/EN-SPB-GIO-307-TUG-SS-004%20-%201.0%20-%20Service%20Specification%20and%20Product%20Requirements%20Proposal%20Final%20Report.pd</w:t>
      </w:r>
      <w:r w:rsidR="002C7679" w:rsidRPr="00C775F1">
        <w:rPr>
          <w:rFonts w:asciiTheme="majorHAnsi" w:eastAsia="Calibri" w:hAnsiTheme="majorHAnsi" w:cstheme="majorHAnsi"/>
        </w:rPr>
        <w:t>f</w:t>
      </w:r>
      <w:r w:rsidRPr="00C775F1">
        <w:rPr>
          <w:rFonts w:asciiTheme="majorHAnsi" w:eastAsia="Calibri" w:hAnsiTheme="majorHAnsi" w:cstheme="majorHAnsi"/>
        </w:rPr>
        <w:t xml:space="preserve"> </w:t>
      </w:r>
      <w:r w:rsidR="00543C04">
        <w:rPr>
          <w:rFonts w:asciiTheme="majorHAnsi" w:eastAsia="Calibri" w:hAnsiTheme="majorHAnsi" w:cstheme="majorHAnsi"/>
        </w:rPr>
        <w:t>(Accessed</w:t>
      </w:r>
      <w:r w:rsidRPr="00C775F1">
        <w:rPr>
          <w:rFonts w:asciiTheme="majorHAnsi" w:eastAsia="Calibri" w:hAnsiTheme="majorHAnsi" w:cstheme="majorHAnsi"/>
        </w:rPr>
        <w:t xml:space="preserve"> </w:t>
      </w:r>
      <w:r w:rsidR="00543C04">
        <w:rPr>
          <w:rFonts w:asciiTheme="majorHAnsi" w:eastAsia="Calibri" w:hAnsiTheme="majorHAnsi" w:cstheme="majorHAnsi"/>
        </w:rPr>
        <w:t>August 19, 2021)</w:t>
      </w:r>
      <w:r w:rsidRPr="00C775F1">
        <w:rPr>
          <w:rFonts w:asciiTheme="majorHAnsi" w:eastAsia="Calibri" w:hAnsiTheme="majorHAnsi" w:cstheme="majorHAnsi"/>
        </w:rPr>
        <w:t>.</w:t>
      </w:r>
    </w:p>
    <w:p w14:paraId="325CF970" w14:textId="00996B07" w:rsidR="00483126" w:rsidRPr="00C775F1" w:rsidRDefault="00483126" w:rsidP="00483126">
      <w:pPr>
        <w:spacing w:line="360" w:lineRule="auto"/>
        <w:ind w:left="720" w:hanging="720"/>
        <w:rPr>
          <w:rFonts w:asciiTheme="majorHAnsi" w:eastAsia="Calibri" w:hAnsiTheme="majorHAnsi" w:cstheme="majorHAnsi"/>
        </w:rPr>
      </w:pPr>
    </w:p>
    <w:p w14:paraId="7F24922B" w14:textId="128F2157" w:rsidR="002C7679" w:rsidRPr="00FC0116" w:rsidRDefault="002C7679" w:rsidP="00795EBF">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lastRenderedPageBreak/>
        <w:t>Longbotham, N., Pacifici, F., Malitz, S., Baugh, W., Camps-Valls, G. 2015.  Measuring the Spatial and Spectral Performance of WorldView-3, in </w:t>
      </w:r>
      <w:r w:rsidRPr="00C775F1">
        <w:rPr>
          <w:rStyle w:val="Emphasis"/>
          <w:rFonts w:asciiTheme="majorHAnsi" w:hAnsiTheme="majorHAnsi" w:cstheme="majorHAnsi"/>
          <w:i w:val="0"/>
          <w:iCs w:val="0"/>
        </w:rPr>
        <w:t>Fourier Transform Spectroscopy and Hyperspectral Imaging and Sounding of the Environment</w:t>
      </w:r>
      <w:r w:rsidRPr="00C775F1">
        <w:rPr>
          <w:rFonts w:asciiTheme="majorHAnsi" w:hAnsiTheme="majorHAnsi" w:cstheme="majorHAnsi"/>
          <w:shd w:val="clear" w:color="auto" w:fill="FFFFFF"/>
        </w:rPr>
        <w:t>, OSA Technical Digest (online) (Optical Society of America, 2015), paper HW3B.2.</w:t>
      </w:r>
    </w:p>
    <w:p w14:paraId="18ABA876" w14:textId="550F7AB2" w:rsidR="002C7679" w:rsidRPr="00C775F1" w:rsidRDefault="002C7679" w:rsidP="00795EBF">
      <w:pPr>
        <w:spacing w:line="360" w:lineRule="auto"/>
        <w:rPr>
          <w:rFonts w:asciiTheme="majorHAnsi" w:eastAsia="Calibri" w:hAnsiTheme="majorHAnsi" w:cstheme="majorHAnsi"/>
        </w:rPr>
      </w:pPr>
    </w:p>
    <w:p w14:paraId="4DE2D62E" w14:textId="3EF51673" w:rsidR="002C7679" w:rsidRPr="00FC0116" w:rsidRDefault="002C7679">
      <w:pPr>
        <w:spacing w:line="360" w:lineRule="auto"/>
        <w:ind w:left="720" w:hanging="720"/>
        <w:rPr>
          <w:rFonts w:asciiTheme="majorHAnsi" w:hAnsiTheme="majorHAnsi" w:cstheme="majorHAnsi"/>
        </w:rPr>
      </w:pPr>
      <w:r w:rsidRPr="00C775F1">
        <w:rPr>
          <w:rFonts w:asciiTheme="majorHAnsi" w:hAnsiTheme="majorHAnsi" w:cstheme="majorHAnsi"/>
        </w:rPr>
        <w:t xml:space="preserve">Maxar, 2020. </w:t>
      </w:r>
      <w:hyperlink r:id="rId70" w:history="1">
        <w:r w:rsidR="00563D27" w:rsidRPr="00C775F1">
          <w:rPr>
            <w:rStyle w:val="Hyperlink"/>
            <w:rFonts w:asciiTheme="majorHAnsi" w:hAnsiTheme="majorHAnsi" w:cstheme="majorHAnsi"/>
          </w:rPr>
          <w:t>https://blog.maxar.com/tech-and-tradecraft/2020/absolute-radiometric-calibration-is-an-essential-tool-to-imagery-science-but-what-is-it</w:t>
        </w:r>
      </w:hyperlink>
      <w:r w:rsidR="00563D27">
        <w:rPr>
          <w:rFonts w:asciiTheme="majorHAnsi" w:hAnsiTheme="majorHAnsi" w:cstheme="majorHAnsi"/>
        </w:rPr>
        <w:t xml:space="preserve"> </w:t>
      </w:r>
      <w:r w:rsidR="00543C04">
        <w:rPr>
          <w:rFonts w:asciiTheme="majorHAnsi" w:hAnsiTheme="majorHAnsi" w:cstheme="majorHAnsi"/>
          <w:lang w:val="en-CA"/>
        </w:rPr>
        <w:t>(Accessed</w:t>
      </w:r>
      <w:r w:rsidR="00563D27">
        <w:rPr>
          <w:rFonts w:asciiTheme="majorHAnsi" w:hAnsiTheme="majorHAnsi" w:cstheme="majorHAnsi"/>
          <w:lang w:val="en-CA"/>
        </w:rPr>
        <w:t xml:space="preserve"> August 19, 2021</w:t>
      </w:r>
      <w:r w:rsidR="00543C04">
        <w:rPr>
          <w:rFonts w:asciiTheme="majorHAnsi" w:hAnsiTheme="majorHAnsi" w:cstheme="majorHAnsi"/>
          <w:lang w:val="en-CA"/>
        </w:rPr>
        <w:t>)</w:t>
      </w:r>
    </w:p>
    <w:p w14:paraId="542AF465" w14:textId="77777777" w:rsidR="002C7679" w:rsidRPr="00C775F1" w:rsidRDefault="002C7679" w:rsidP="00483126">
      <w:pPr>
        <w:spacing w:line="360" w:lineRule="auto"/>
        <w:ind w:left="720" w:hanging="720"/>
        <w:rPr>
          <w:rFonts w:asciiTheme="majorHAnsi" w:eastAsia="Calibri" w:hAnsiTheme="majorHAnsi" w:cstheme="majorHAnsi"/>
        </w:rPr>
      </w:pPr>
    </w:p>
    <w:p w14:paraId="01DEED39" w14:textId="5543D473" w:rsidR="00D54BA3" w:rsidRDefault="00D54BA3" w:rsidP="00D54BA3">
      <w:pPr>
        <w:widowControl w:val="0"/>
        <w:autoSpaceDE w:val="0"/>
        <w:autoSpaceDN w:val="0"/>
        <w:adjustRightInd w:val="0"/>
        <w:spacing w:line="480" w:lineRule="auto"/>
        <w:ind w:left="480" w:hanging="480"/>
        <w:rPr>
          <w:rFonts w:asciiTheme="majorHAnsi" w:hAnsiTheme="majorHAnsi" w:cstheme="majorHAnsi"/>
          <w:noProof/>
          <w:lang w:val="it-IT"/>
        </w:rPr>
      </w:pPr>
      <w:r w:rsidRPr="00C775F1">
        <w:rPr>
          <w:rFonts w:asciiTheme="majorHAnsi" w:hAnsiTheme="majorHAnsi" w:cstheme="majorHAnsi"/>
          <w:noProof/>
        </w:rPr>
        <w:t xml:space="preserve">Müller-Wilm, U., 2018. Sen2Cor Configuration and User Manual, 2nd ed. </w:t>
      </w:r>
      <w:r w:rsidRPr="00C775F1">
        <w:rPr>
          <w:rFonts w:asciiTheme="majorHAnsi" w:hAnsiTheme="majorHAnsi" w:cstheme="majorHAnsi"/>
          <w:noProof/>
          <w:lang w:val="it-IT"/>
        </w:rPr>
        <w:t>CS, Toulouse, France.</w:t>
      </w:r>
    </w:p>
    <w:p w14:paraId="263A2D1A" w14:textId="77777777" w:rsidR="00384B6D" w:rsidRPr="00FC0116" w:rsidRDefault="00384B6D" w:rsidP="00D54BA3">
      <w:pPr>
        <w:widowControl w:val="0"/>
        <w:autoSpaceDE w:val="0"/>
        <w:autoSpaceDN w:val="0"/>
        <w:adjustRightInd w:val="0"/>
        <w:spacing w:line="480" w:lineRule="auto"/>
        <w:ind w:left="480" w:hanging="480"/>
        <w:rPr>
          <w:rFonts w:asciiTheme="majorHAnsi" w:hAnsiTheme="majorHAnsi" w:cstheme="majorHAnsi"/>
          <w:noProof/>
          <w:lang w:val="it-IT"/>
        </w:rPr>
      </w:pPr>
    </w:p>
    <w:p w14:paraId="7BC0F255" w14:textId="5B6B2081" w:rsidR="00384B6D" w:rsidRDefault="00384B6D" w:rsidP="008F54E2">
      <w:pPr>
        <w:spacing w:line="360" w:lineRule="auto"/>
        <w:ind w:left="720" w:hanging="720"/>
        <w:rPr>
          <w:rFonts w:asciiTheme="majorHAnsi" w:hAnsiTheme="majorHAnsi" w:cstheme="majorHAnsi"/>
          <w:color w:val="222222"/>
          <w:shd w:val="clear" w:color="auto" w:fill="FFFFFF"/>
        </w:rPr>
      </w:pPr>
      <w:r w:rsidRPr="008F54E2">
        <w:rPr>
          <w:rFonts w:asciiTheme="majorHAnsi" w:hAnsiTheme="majorHAnsi" w:cstheme="majorHAnsi"/>
          <w:color w:val="222222"/>
          <w:shd w:val="clear" w:color="auto" w:fill="FFFFFF"/>
        </w:rPr>
        <w:t>Richter, K.,Hank, T.B., Vuolo, F., Mauser, W., D’Urso, G., 2012.  Optimal Exploitation of the Sentinel-2 Spectral Capabilities for Crop Leaf Area Index Mapping. </w:t>
      </w:r>
      <w:r w:rsidRPr="008F54E2">
        <w:rPr>
          <w:rStyle w:val="Emphasis"/>
          <w:rFonts w:asciiTheme="majorHAnsi" w:hAnsiTheme="majorHAnsi" w:cstheme="majorHAnsi"/>
          <w:color w:val="222222"/>
          <w:shd w:val="clear" w:color="auto" w:fill="FFFFFF"/>
        </w:rPr>
        <w:t>Remote Sens.</w:t>
      </w:r>
      <w:r w:rsidRPr="008F54E2">
        <w:rPr>
          <w:rFonts w:asciiTheme="majorHAnsi" w:hAnsiTheme="majorHAnsi" w:cstheme="majorHAnsi"/>
          <w:color w:val="222222"/>
          <w:shd w:val="clear" w:color="auto" w:fill="FFFFFF"/>
        </w:rPr>
        <w:t>, </w:t>
      </w:r>
      <w:r w:rsidRPr="008F54E2">
        <w:rPr>
          <w:rStyle w:val="Emphasis"/>
          <w:rFonts w:asciiTheme="majorHAnsi" w:hAnsiTheme="majorHAnsi" w:cstheme="majorHAnsi"/>
          <w:color w:val="222222"/>
          <w:shd w:val="clear" w:color="auto" w:fill="FFFFFF"/>
        </w:rPr>
        <w:t>4</w:t>
      </w:r>
      <w:r w:rsidRPr="008F54E2">
        <w:rPr>
          <w:rFonts w:asciiTheme="majorHAnsi" w:hAnsiTheme="majorHAnsi" w:cstheme="majorHAnsi"/>
          <w:color w:val="222222"/>
          <w:shd w:val="clear" w:color="auto" w:fill="FFFFFF"/>
        </w:rPr>
        <w:t xml:space="preserve">, 561-582. </w:t>
      </w:r>
      <w:hyperlink r:id="rId71" w:history="1">
        <w:r w:rsidRPr="008F54E2">
          <w:rPr>
            <w:rStyle w:val="Hyperlink"/>
            <w:rFonts w:asciiTheme="majorHAnsi" w:hAnsiTheme="majorHAnsi" w:cstheme="majorHAnsi"/>
            <w:shd w:val="clear" w:color="auto" w:fill="FFFFFF"/>
          </w:rPr>
          <w:t>https://doi.org/10.3390/rs4030561</w:t>
        </w:r>
      </w:hyperlink>
      <w:r w:rsidRPr="008F54E2">
        <w:rPr>
          <w:rFonts w:asciiTheme="majorHAnsi" w:hAnsiTheme="majorHAnsi" w:cstheme="majorHAnsi"/>
          <w:color w:val="222222"/>
          <w:shd w:val="clear" w:color="auto" w:fill="FFFFFF"/>
        </w:rPr>
        <w:t>.</w:t>
      </w:r>
    </w:p>
    <w:p w14:paraId="6D32E9E4" w14:textId="77777777" w:rsidR="00384B6D" w:rsidRPr="00C775F1" w:rsidRDefault="00384B6D" w:rsidP="00795EBF">
      <w:pPr>
        <w:spacing w:line="360" w:lineRule="auto"/>
        <w:rPr>
          <w:rFonts w:asciiTheme="majorHAnsi" w:hAnsiTheme="majorHAnsi" w:cstheme="majorHAnsi"/>
        </w:rPr>
      </w:pPr>
    </w:p>
    <w:p w14:paraId="41915A8F" w14:textId="214DA4A7" w:rsidR="006803D9" w:rsidRPr="00C775F1" w:rsidRDefault="006803D9" w:rsidP="00795EBF">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Scheffler, D.</w:t>
      </w:r>
      <w:r w:rsidR="003C767B"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Hollstein, A.</w:t>
      </w:r>
      <w:r w:rsidR="003C767B"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Diedrich, H.</w:t>
      </w:r>
      <w:r w:rsidR="003C767B"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Segl, K.</w:t>
      </w:r>
      <w:r w:rsidR="003C767B"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Hostert, P.</w:t>
      </w:r>
      <w:r w:rsidR="003C767B" w:rsidRPr="00C775F1">
        <w:rPr>
          <w:rFonts w:asciiTheme="majorHAnsi" w:hAnsiTheme="majorHAnsi" w:cstheme="majorHAnsi"/>
          <w:shd w:val="clear" w:color="auto" w:fill="FFFFFF"/>
        </w:rPr>
        <w:t>, 2017.</w:t>
      </w:r>
      <w:r w:rsidRPr="00C775F1">
        <w:rPr>
          <w:rFonts w:asciiTheme="majorHAnsi" w:hAnsiTheme="majorHAnsi" w:cstheme="majorHAnsi"/>
          <w:shd w:val="clear" w:color="auto" w:fill="FFFFFF"/>
        </w:rPr>
        <w:t xml:space="preserve"> AROSICS: An Automated and Robust Open-Source Image Co-Registration Software for Multi-Sensor Satellite Data. </w:t>
      </w:r>
      <w:r w:rsidRPr="00C775F1">
        <w:rPr>
          <w:rStyle w:val="Emphasis"/>
          <w:rFonts w:asciiTheme="majorHAnsi" w:hAnsiTheme="majorHAnsi" w:cstheme="majorHAnsi"/>
          <w:i w:val="0"/>
          <w:iCs w:val="0"/>
          <w:shd w:val="clear" w:color="auto" w:fill="FFFFFF"/>
        </w:rPr>
        <w:t>Remote Sens.</w:t>
      </w:r>
      <w:r w:rsidR="003C767B" w:rsidRPr="00C775F1">
        <w:rPr>
          <w:rFonts w:asciiTheme="majorHAnsi" w:hAnsiTheme="majorHAnsi" w:cstheme="majorHAnsi"/>
          <w:shd w:val="clear" w:color="auto" w:fill="FFFFFF"/>
        </w:rPr>
        <w:t>,</w:t>
      </w:r>
      <w:r w:rsidR="003C767B" w:rsidRPr="00C775F1" w:rsidDel="003C767B">
        <w:rPr>
          <w:rFonts w:asciiTheme="majorHAnsi" w:hAnsiTheme="majorHAnsi" w:cstheme="majorHAnsi"/>
          <w:shd w:val="clear" w:color="auto" w:fill="FFFFFF"/>
        </w:rPr>
        <w:t xml:space="preserve"> </w:t>
      </w:r>
      <w:r w:rsidRPr="00C775F1">
        <w:rPr>
          <w:rStyle w:val="Emphasis"/>
          <w:rFonts w:asciiTheme="majorHAnsi" w:hAnsiTheme="majorHAnsi" w:cstheme="majorHAnsi"/>
          <w:i w:val="0"/>
          <w:iCs w:val="0"/>
          <w:shd w:val="clear" w:color="auto" w:fill="FFFFFF"/>
        </w:rPr>
        <w:t>9</w:t>
      </w:r>
      <w:r w:rsidRPr="00C775F1">
        <w:rPr>
          <w:rFonts w:asciiTheme="majorHAnsi" w:hAnsiTheme="majorHAnsi" w:cstheme="majorHAnsi"/>
          <w:shd w:val="clear" w:color="auto" w:fill="FFFFFF"/>
        </w:rPr>
        <w:t xml:space="preserve">, 676. </w:t>
      </w:r>
      <w:hyperlink r:id="rId72" w:history="1">
        <w:r w:rsidRPr="00C775F1">
          <w:rPr>
            <w:rStyle w:val="Hyperlink"/>
            <w:rFonts w:asciiTheme="majorHAnsi" w:hAnsiTheme="majorHAnsi" w:cstheme="majorHAnsi"/>
            <w:color w:val="auto"/>
            <w:u w:val="none"/>
            <w:shd w:val="clear" w:color="auto" w:fill="FFFFFF"/>
          </w:rPr>
          <w:t>https://doi.org/10.3390/rs9070676</w:t>
        </w:r>
      </w:hyperlink>
    </w:p>
    <w:p w14:paraId="7B564799" w14:textId="60B33DC0" w:rsidR="006803D9" w:rsidRPr="00C775F1" w:rsidRDefault="006803D9" w:rsidP="00795EBF">
      <w:pPr>
        <w:spacing w:line="360" w:lineRule="auto"/>
        <w:rPr>
          <w:rFonts w:asciiTheme="majorHAnsi" w:hAnsiTheme="majorHAnsi" w:cstheme="majorHAnsi"/>
        </w:rPr>
      </w:pPr>
    </w:p>
    <w:p w14:paraId="5754E968" w14:textId="1B555811" w:rsidR="002842B0" w:rsidRPr="00FC0116" w:rsidRDefault="002842B0" w:rsidP="00795EBF">
      <w:pPr>
        <w:autoSpaceDE w:val="0"/>
        <w:autoSpaceDN w:val="0"/>
        <w:adjustRightInd w:val="0"/>
        <w:spacing w:line="360" w:lineRule="auto"/>
        <w:ind w:left="720" w:hanging="720"/>
        <w:rPr>
          <w:rFonts w:asciiTheme="majorHAnsi" w:hAnsiTheme="majorHAnsi" w:cstheme="majorHAnsi"/>
          <w:lang w:val="en-CA"/>
        </w:rPr>
      </w:pPr>
      <w:r w:rsidRPr="00C775F1">
        <w:rPr>
          <w:rFonts w:asciiTheme="majorHAnsi" w:hAnsiTheme="majorHAnsi" w:cstheme="majorHAnsi"/>
          <w:lang w:val="en-CA"/>
        </w:rPr>
        <w:t>Thomas, C., Ranchin, T., Wald, L.,Chanussot, J., 2008. Synthesis of multispectral images to high spatialresolution: A critical review of fusion methods based on remote sensing physics. IEEE Transactions on Geoscience and Remote Sensing, 46, 1301-1312.</w:t>
      </w:r>
    </w:p>
    <w:p w14:paraId="6072C1BE" w14:textId="77777777" w:rsidR="002842B0" w:rsidRPr="00C775F1" w:rsidRDefault="002842B0" w:rsidP="00795EBF">
      <w:pPr>
        <w:spacing w:line="360" w:lineRule="auto"/>
        <w:rPr>
          <w:rFonts w:asciiTheme="majorHAnsi" w:hAnsiTheme="majorHAnsi" w:cstheme="majorHAnsi"/>
        </w:rPr>
      </w:pPr>
    </w:p>
    <w:p w14:paraId="5746B896" w14:textId="37CACFD4" w:rsidR="00563D27" w:rsidRPr="00FC0116" w:rsidRDefault="00A06D83" w:rsidP="00795EBF">
      <w:pPr>
        <w:spacing w:line="360" w:lineRule="auto"/>
        <w:ind w:left="720" w:hanging="720"/>
        <w:rPr>
          <w:rFonts w:asciiTheme="majorHAnsi" w:hAnsiTheme="majorHAnsi" w:cstheme="majorHAnsi"/>
        </w:rPr>
      </w:pPr>
      <w:r w:rsidRPr="00C775F1">
        <w:rPr>
          <w:rFonts w:asciiTheme="majorHAnsi" w:hAnsiTheme="majorHAnsi" w:cstheme="majorHAnsi"/>
        </w:rPr>
        <w:t xml:space="preserve">Vajsová B and Aastrand P, 2015.New sensors benchmark report on Sentinel-2A; EUR 27674 EN; doi:10.2788/544302 European Union, </w:t>
      </w:r>
      <w:hyperlink r:id="rId73">
        <w:r w:rsidRPr="00C775F1">
          <w:rPr>
            <w:rFonts w:asciiTheme="majorHAnsi" w:hAnsiTheme="majorHAnsi" w:cstheme="majorHAnsi"/>
          </w:rPr>
          <w:t>https://publications.jrc.ec.europa.eu/repository/bitstream/JRC99517/lb-na-27674-en-n%20.pdf</w:t>
        </w:r>
      </w:hyperlink>
      <w:r w:rsidRPr="00C775F1">
        <w:rPr>
          <w:rFonts w:asciiTheme="majorHAnsi" w:hAnsiTheme="majorHAnsi" w:cstheme="majorHAnsi"/>
        </w:rPr>
        <w:t xml:space="preserve"> </w:t>
      </w:r>
      <w:r w:rsidR="00543C04">
        <w:rPr>
          <w:rFonts w:asciiTheme="majorHAnsi" w:hAnsiTheme="majorHAnsi" w:cstheme="majorHAnsi"/>
          <w:lang w:val="en-CA"/>
        </w:rPr>
        <w:t>( Accessed</w:t>
      </w:r>
      <w:r w:rsidR="00563D27">
        <w:rPr>
          <w:rFonts w:asciiTheme="majorHAnsi" w:hAnsiTheme="majorHAnsi" w:cstheme="majorHAnsi"/>
          <w:lang w:val="en-CA"/>
        </w:rPr>
        <w:t xml:space="preserve"> August 19, 2021.</w:t>
      </w:r>
    </w:p>
    <w:p w14:paraId="727B00F9" w14:textId="77777777" w:rsidR="00A06D83" w:rsidRPr="00C775F1" w:rsidRDefault="00A06D83" w:rsidP="00563D27">
      <w:pPr>
        <w:spacing w:line="360" w:lineRule="auto"/>
        <w:ind w:left="720" w:hanging="720"/>
        <w:rPr>
          <w:rFonts w:asciiTheme="majorHAnsi" w:eastAsia="Calibri" w:hAnsiTheme="majorHAnsi" w:cstheme="majorHAnsi"/>
        </w:rPr>
      </w:pPr>
    </w:p>
    <w:p w14:paraId="715B8863" w14:textId="6DD33670" w:rsidR="00483126" w:rsidRPr="00C775F1" w:rsidRDefault="00483126" w:rsidP="00795EBF">
      <w:pPr>
        <w:spacing w:line="360" w:lineRule="auto"/>
        <w:ind w:left="720" w:hanging="720"/>
        <w:rPr>
          <w:rFonts w:asciiTheme="majorHAnsi" w:eastAsia="Calibri" w:hAnsiTheme="majorHAnsi" w:cstheme="majorHAnsi"/>
          <w:lang w:val="en-CA"/>
        </w:rPr>
      </w:pPr>
      <w:r w:rsidRPr="00C775F1">
        <w:rPr>
          <w:rFonts w:asciiTheme="majorHAnsi" w:eastAsia="Calibri" w:hAnsiTheme="majorHAnsi" w:cstheme="majorHAnsi"/>
          <w:lang w:val="en-CA"/>
        </w:rPr>
        <w:t xml:space="preserve">Verger, A., Baret, F., Camacho, F., 2011.  </w:t>
      </w:r>
      <w:r w:rsidRPr="00C775F1">
        <w:rPr>
          <w:rFonts w:asciiTheme="majorHAnsi" w:eastAsia="Calibri" w:hAnsiTheme="majorHAnsi" w:cstheme="majorHAnsi"/>
        </w:rPr>
        <w:t>Optimal modalities for radiative transfer-neural network estimation of canopy biophysical characteristics: Evaluation over an agricultural area with CHRIS/PROBA observations,</w:t>
      </w:r>
      <w:r w:rsidRPr="00C775F1">
        <w:rPr>
          <w:rFonts w:asciiTheme="majorHAnsi" w:eastAsia="Calibri" w:hAnsiTheme="majorHAnsi" w:cstheme="majorHAnsi"/>
          <w:lang w:val="en-CA"/>
        </w:rPr>
        <w:t xml:space="preserve"> </w:t>
      </w:r>
      <w:r w:rsidRPr="00C775F1">
        <w:rPr>
          <w:rFonts w:asciiTheme="majorHAnsi" w:eastAsia="Calibri" w:hAnsiTheme="majorHAnsi" w:cstheme="majorHAnsi"/>
        </w:rPr>
        <w:t>Remote Sensing of Environment,</w:t>
      </w:r>
      <w:r w:rsidRPr="00C775F1">
        <w:rPr>
          <w:rFonts w:asciiTheme="majorHAnsi" w:eastAsia="Calibri" w:hAnsiTheme="majorHAnsi" w:cstheme="majorHAnsi"/>
          <w:lang w:val="en-CA"/>
        </w:rPr>
        <w:t xml:space="preserve"> 2011, 115, 415-426, </w:t>
      </w:r>
      <w:hyperlink r:id="rId74" w:history="1">
        <w:r w:rsidRPr="00C775F1">
          <w:rPr>
            <w:rStyle w:val="Hyperlink"/>
            <w:rFonts w:asciiTheme="majorHAnsi" w:hAnsiTheme="majorHAnsi" w:cstheme="majorHAnsi"/>
            <w:color w:val="auto"/>
            <w:u w:val="none"/>
            <w:lang w:val="en-CA"/>
          </w:rPr>
          <w:t>https://doi.org/10.1016/j.rse.2010.09.012</w:t>
        </w:r>
      </w:hyperlink>
      <w:r w:rsidRPr="00C775F1">
        <w:rPr>
          <w:rFonts w:asciiTheme="majorHAnsi" w:eastAsia="Calibri" w:hAnsiTheme="majorHAnsi" w:cstheme="majorHAnsi"/>
          <w:lang w:val="en-CA"/>
        </w:rPr>
        <w:t>.</w:t>
      </w:r>
    </w:p>
    <w:p w14:paraId="63D04DBF" w14:textId="77777777" w:rsidR="00483126" w:rsidRPr="00C775F1" w:rsidRDefault="00483126" w:rsidP="00795EBF">
      <w:pPr>
        <w:spacing w:line="360" w:lineRule="auto"/>
        <w:rPr>
          <w:rFonts w:asciiTheme="majorHAnsi" w:eastAsia="Calibri" w:hAnsiTheme="majorHAnsi" w:cstheme="majorHAnsi"/>
          <w:lang w:val="en-CA"/>
        </w:rPr>
      </w:pPr>
    </w:p>
    <w:p w14:paraId="435435C4" w14:textId="3AB26260" w:rsidR="00483126" w:rsidRPr="00C775F1" w:rsidRDefault="002C465A" w:rsidP="00795EBF">
      <w:pPr>
        <w:spacing w:line="360" w:lineRule="auto"/>
        <w:ind w:left="720" w:hanging="720"/>
        <w:rPr>
          <w:rFonts w:asciiTheme="majorHAnsi" w:eastAsia="Times New Roman" w:hAnsiTheme="majorHAnsi" w:cstheme="majorHAnsi"/>
          <w:lang w:val="fr-CA"/>
        </w:rPr>
      </w:pPr>
      <w:r w:rsidRPr="00C775F1">
        <w:rPr>
          <w:rFonts w:asciiTheme="majorHAnsi" w:eastAsia="Times New Roman" w:hAnsiTheme="majorHAnsi" w:cstheme="majorHAnsi"/>
          <w:lang w:val="en-CA"/>
        </w:rPr>
        <w:t>Verrelst,</w:t>
      </w:r>
      <w:r w:rsidR="00483126" w:rsidRPr="00C775F1">
        <w:rPr>
          <w:rFonts w:asciiTheme="majorHAnsi" w:eastAsia="Times New Roman" w:hAnsiTheme="majorHAnsi" w:cstheme="majorHAnsi"/>
          <w:lang w:val="en-CA"/>
        </w:rPr>
        <w:t xml:space="preserve"> J., </w:t>
      </w:r>
      <w:r w:rsidRPr="00C775F1">
        <w:rPr>
          <w:rFonts w:asciiTheme="majorHAnsi" w:eastAsia="Times New Roman" w:hAnsiTheme="majorHAnsi" w:cstheme="majorHAnsi"/>
          <w:lang w:val="en-CA"/>
        </w:rPr>
        <w:t>Muñoz,</w:t>
      </w:r>
      <w:r w:rsidR="00483126" w:rsidRPr="00C775F1">
        <w:rPr>
          <w:rFonts w:asciiTheme="majorHAnsi" w:eastAsia="Times New Roman" w:hAnsiTheme="majorHAnsi" w:cstheme="majorHAnsi"/>
          <w:lang w:val="en-CA"/>
        </w:rPr>
        <w:t xml:space="preserve"> J., </w:t>
      </w:r>
      <w:r w:rsidRPr="00C775F1">
        <w:rPr>
          <w:rFonts w:asciiTheme="majorHAnsi" w:eastAsia="Times New Roman" w:hAnsiTheme="majorHAnsi" w:cstheme="majorHAnsi"/>
          <w:lang w:val="en-CA"/>
        </w:rPr>
        <w:t>Alonso,</w:t>
      </w:r>
      <w:r w:rsidR="00483126" w:rsidRPr="00C775F1">
        <w:rPr>
          <w:rFonts w:asciiTheme="majorHAnsi" w:eastAsia="Times New Roman" w:hAnsiTheme="majorHAnsi" w:cstheme="majorHAnsi"/>
          <w:lang w:val="en-CA"/>
        </w:rPr>
        <w:t xml:space="preserve"> L., </w:t>
      </w:r>
      <w:r w:rsidRPr="00C775F1">
        <w:rPr>
          <w:rFonts w:asciiTheme="majorHAnsi" w:eastAsia="Times New Roman" w:hAnsiTheme="majorHAnsi" w:cstheme="majorHAnsi"/>
          <w:lang w:val="en-CA"/>
        </w:rPr>
        <w:t>Delegido,</w:t>
      </w:r>
      <w:r w:rsidR="00483126" w:rsidRPr="00C775F1">
        <w:rPr>
          <w:rFonts w:asciiTheme="majorHAnsi" w:eastAsia="Times New Roman" w:hAnsiTheme="majorHAnsi" w:cstheme="majorHAnsi"/>
          <w:lang w:val="en-CA"/>
        </w:rPr>
        <w:t xml:space="preserve"> J., </w:t>
      </w:r>
      <w:r w:rsidRPr="00C775F1">
        <w:rPr>
          <w:rFonts w:asciiTheme="majorHAnsi" w:eastAsia="Times New Roman" w:hAnsiTheme="majorHAnsi" w:cstheme="majorHAnsi"/>
          <w:lang w:val="en-CA"/>
        </w:rPr>
        <w:t>Rivera,</w:t>
      </w:r>
      <w:r w:rsidR="00483126" w:rsidRPr="00C775F1">
        <w:rPr>
          <w:rFonts w:asciiTheme="majorHAnsi" w:eastAsia="Times New Roman" w:hAnsiTheme="majorHAnsi" w:cstheme="majorHAnsi"/>
          <w:lang w:val="en-CA"/>
        </w:rPr>
        <w:t xml:space="preserve"> J.P., </w:t>
      </w:r>
      <w:r w:rsidRPr="00C775F1">
        <w:rPr>
          <w:rFonts w:asciiTheme="majorHAnsi" w:eastAsia="Times New Roman" w:hAnsiTheme="majorHAnsi" w:cstheme="majorHAnsi"/>
          <w:lang w:val="en-CA"/>
        </w:rPr>
        <w:t>Camps-Valls,</w:t>
      </w:r>
      <w:r w:rsidR="00483126" w:rsidRPr="00C775F1">
        <w:rPr>
          <w:rFonts w:asciiTheme="majorHAnsi" w:eastAsia="Times New Roman" w:hAnsiTheme="majorHAnsi" w:cstheme="majorHAnsi"/>
          <w:lang w:val="en-CA"/>
        </w:rPr>
        <w:t xml:space="preserve"> G., </w:t>
      </w:r>
      <w:r w:rsidRPr="00C775F1">
        <w:rPr>
          <w:rFonts w:asciiTheme="majorHAnsi" w:eastAsia="Times New Roman" w:hAnsiTheme="majorHAnsi" w:cstheme="majorHAnsi"/>
          <w:lang w:val="en-CA"/>
        </w:rPr>
        <w:t>Moreno</w:t>
      </w:r>
      <w:r w:rsidR="00483126" w:rsidRPr="00C775F1">
        <w:rPr>
          <w:rFonts w:asciiTheme="majorHAnsi" w:eastAsia="Times New Roman" w:hAnsiTheme="majorHAnsi" w:cstheme="majorHAnsi"/>
          <w:lang w:val="en-CA"/>
        </w:rPr>
        <w:t xml:space="preserve">, J.,  2012.  </w:t>
      </w:r>
      <w:r w:rsidRPr="00C775F1">
        <w:rPr>
          <w:rFonts w:asciiTheme="majorHAnsi" w:eastAsia="Times New Roman" w:hAnsiTheme="majorHAnsi" w:cstheme="majorHAnsi"/>
          <w:lang w:val="en-CA"/>
        </w:rPr>
        <w:t>Machine learning regression algorithms for biophysical parameter retrieval: Opportunities for Sentinel-2 and -3</w:t>
      </w:r>
      <w:r w:rsidR="00483126" w:rsidRPr="00C775F1">
        <w:rPr>
          <w:rFonts w:asciiTheme="majorHAnsi" w:eastAsia="Times New Roman" w:hAnsiTheme="majorHAnsi" w:cstheme="majorHAnsi"/>
          <w:lang w:val="en-CA"/>
        </w:rPr>
        <w:t xml:space="preserve">.  </w:t>
      </w:r>
      <w:r w:rsidRPr="00C775F1">
        <w:rPr>
          <w:rFonts w:asciiTheme="majorHAnsi" w:eastAsia="Times New Roman" w:hAnsiTheme="majorHAnsi" w:cstheme="majorHAnsi"/>
          <w:lang w:val="fr-CA"/>
        </w:rPr>
        <w:t>Remote Sens. Environ.,</w:t>
      </w:r>
      <w:r w:rsidR="00483126" w:rsidRPr="00C775F1">
        <w:rPr>
          <w:rFonts w:asciiTheme="majorHAnsi" w:eastAsia="Times New Roman" w:hAnsiTheme="majorHAnsi" w:cstheme="majorHAnsi"/>
          <w:lang w:val="fr-CA"/>
        </w:rPr>
        <w:t xml:space="preserve"> </w:t>
      </w:r>
      <w:r w:rsidRPr="00C775F1">
        <w:rPr>
          <w:rFonts w:asciiTheme="majorHAnsi" w:eastAsia="Times New Roman" w:hAnsiTheme="majorHAnsi" w:cstheme="majorHAnsi"/>
          <w:lang w:val="fr-CA"/>
        </w:rPr>
        <w:t>118</w:t>
      </w:r>
      <w:r w:rsidR="00483126" w:rsidRPr="00C775F1">
        <w:rPr>
          <w:rFonts w:asciiTheme="majorHAnsi" w:eastAsia="Times New Roman" w:hAnsiTheme="majorHAnsi" w:cstheme="majorHAnsi"/>
          <w:lang w:val="fr-CA"/>
        </w:rPr>
        <w:t>,</w:t>
      </w:r>
      <w:r w:rsidRPr="00C775F1">
        <w:rPr>
          <w:rFonts w:asciiTheme="majorHAnsi" w:eastAsia="Times New Roman" w:hAnsiTheme="majorHAnsi" w:cstheme="majorHAnsi"/>
          <w:lang w:val="fr-CA"/>
        </w:rPr>
        <w:t>127-139</w:t>
      </w:r>
      <w:r w:rsidR="00483126" w:rsidRPr="00C775F1">
        <w:rPr>
          <w:rFonts w:asciiTheme="majorHAnsi" w:eastAsia="Times New Roman" w:hAnsiTheme="majorHAnsi" w:cstheme="majorHAnsi"/>
          <w:lang w:val="fr-CA"/>
        </w:rPr>
        <w:t>,</w:t>
      </w:r>
      <w:r w:rsidR="002842B0" w:rsidRPr="00C775F1">
        <w:rPr>
          <w:rFonts w:asciiTheme="majorHAnsi" w:eastAsia="Times New Roman" w:hAnsiTheme="majorHAnsi" w:cstheme="majorHAnsi"/>
          <w:lang w:val="fr-CA"/>
        </w:rPr>
        <w:t xml:space="preserve"> </w:t>
      </w:r>
      <w:hyperlink r:id="rId75" w:tgtFrame="_blank" w:tooltip="Persistent link using digital object identifier" w:history="1">
        <w:r w:rsidR="00483126" w:rsidRPr="00C775F1">
          <w:rPr>
            <w:rStyle w:val="Hyperlink"/>
            <w:rFonts w:asciiTheme="majorHAnsi" w:hAnsiTheme="majorHAnsi" w:cstheme="majorHAnsi"/>
            <w:color w:val="auto"/>
            <w:u w:val="none"/>
            <w:lang w:val="fr-CA"/>
          </w:rPr>
          <w:t>https://doi.org/10.1016/j.rse.2011.11.002</w:t>
        </w:r>
      </w:hyperlink>
      <w:r w:rsidR="00483126" w:rsidRPr="00C775F1">
        <w:rPr>
          <w:rFonts w:asciiTheme="majorHAnsi" w:hAnsiTheme="majorHAnsi" w:cstheme="majorHAnsi"/>
          <w:lang w:val="fr-CA"/>
        </w:rPr>
        <w:t>.</w:t>
      </w:r>
    </w:p>
    <w:p w14:paraId="03DD1E19" w14:textId="23B0D59A" w:rsidR="00D4258F" w:rsidRPr="00C775F1" w:rsidRDefault="00D4258F">
      <w:pPr>
        <w:spacing w:line="360" w:lineRule="auto"/>
        <w:rPr>
          <w:rFonts w:asciiTheme="majorHAnsi" w:hAnsiTheme="majorHAnsi" w:cstheme="majorHAnsi"/>
          <w:lang w:val="fr-CA"/>
        </w:rPr>
      </w:pPr>
    </w:p>
    <w:p w14:paraId="456B0126" w14:textId="2BD66390" w:rsidR="00C931CA" w:rsidRPr="00C775F1" w:rsidRDefault="00D52273" w:rsidP="00795EBF">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lang w:val="fr-CA"/>
        </w:rPr>
        <w:t>Vivone</w:t>
      </w:r>
      <w:r w:rsidR="009323EE" w:rsidRPr="00C775F1">
        <w:rPr>
          <w:rFonts w:asciiTheme="majorHAnsi" w:hAnsiTheme="majorHAnsi" w:cstheme="majorHAnsi"/>
          <w:shd w:val="clear" w:color="auto" w:fill="FFFFFF"/>
          <w:lang w:val="fr-CA"/>
        </w:rPr>
        <w:t>, G.</w:t>
      </w:r>
      <w:r w:rsidR="00101E70" w:rsidRPr="00C775F1">
        <w:rPr>
          <w:rFonts w:asciiTheme="majorHAnsi" w:hAnsiTheme="majorHAnsi" w:cstheme="majorHAnsi"/>
          <w:shd w:val="clear" w:color="auto" w:fill="FFFFFF"/>
          <w:lang w:val="fr-CA"/>
        </w:rPr>
        <w:t xml:space="preserve">, </w:t>
      </w:r>
      <w:r w:rsidR="00101E70" w:rsidRPr="00C775F1">
        <w:rPr>
          <w:rStyle w:val="blue-tooltip"/>
          <w:rFonts w:asciiTheme="majorHAnsi" w:hAnsiTheme="majorHAnsi" w:cstheme="majorHAnsi"/>
          <w:lang w:val="fr-CA"/>
        </w:rPr>
        <w:t xml:space="preserve"> Dalla Mura</w:t>
      </w:r>
      <w:r w:rsidR="00101E70" w:rsidRPr="00C775F1">
        <w:rPr>
          <w:rStyle w:val="blue-tooltip"/>
          <w:rFonts w:asciiTheme="majorHAnsi" w:hAnsiTheme="majorHAnsi" w:cstheme="majorHAnsi"/>
          <w:shd w:val="clear" w:color="auto" w:fill="FFFFFF"/>
          <w:lang w:val="fr-CA"/>
        </w:rPr>
        <w:t xml:space="preserve">, M., </w:t>
      </w:r>
      <w:r w:rsidR="00101E70" w:rsidRPr="00C775F1">
        <w:rPr>
          <w:rStyle w:val="blue-tooltip"/>
          <w:rFonts w:asciiTheme="majorHAnsi" w:hAnsiTheme="majorHAnsi" w:cstheme="majorHAnsi"/>
          <w:lang w:val="fr-CA"/>
        </w:rPr>
        <w:t>Garzelli</w:t>
      </w:r>
      <w:r w:rsidR="00101E70" w:rsidRPr="00C775F1">
        <w:rPr>
          <w:rStyle w:val="authors-info"/>
          <w:rFonts w:asciiTheme="majorHAnsi" w:hAnsiTheme="majorHAnsi" w:cstheme="majorHAnsi"/>
          <w:shd w:val="clear" w:color="auto" w:fill="FFFFFF"/>
          <w:lang w:val="fr-CA"/>
        </w:rPr>
        <w:t>, A., </w:t>
      </w:r>
      <w:r w:rsidR="00101E70" w:rsidRPr="00C775F1">
        <w:rPr>
          <w:rStyle w:val="blue-tooltip"/>
          <w:rFonts w:asciiTheme="majorHAnsi" w:hAnsiTheme="majorHAnsi" w:cstheme="majorHAnsi"/>
          <w:lang w:val="fr-CA"/>
        </w:rPr>
        <w:t xml:space="preserve"> Restaino</w:t>
      </w:r>
      <w:r w:rsidR="00101E70" w:rsidRPr="00C775F1">
        <w:rPr>
          <w:rStyle w:val="authors-info"/>
          <w:rFonts w:asciiTheme="majorHAnsi" w:hAnsiTheme="majorHAnsi" w:cstheme="majorHAnsi"/>
          <w:shd w:val="clear" w:color="auto" w:fill="FFFFFF"/>
          <w:lang w:val="fr-CA"/>
        </w:rPr>
        <w:t>,  R., </w:t>
      </w:r>
      <w:r w:rsidR="00101E70" w:rsidRPr="00C775F1">
        <w:rPr>
          <w:rStyle w:val="blue-tooltip"/>
          <w:rFonts w:asciiTheme="majorHAnsi" w:hAnsiTheme="majorHAnsi" w:cstheme="majorHAnsi"/>
          <w:lang w:val="fr-CA"/>
        </w:rPr>
        <w:t>Scarpa</w:t>
      </w:r>
      <w:r w:rsidR="00101E70" w:rsidRPr="00C775F1">
        <w:rPr>
          <w:rStyle w:val="authors-info"/>
          <w:rFonts w:asciiTheme="majorHAnsi" w:hAnsiTheme="majorHAnsi" w:cstheme="majorHAnsi"/>
          <w:shd w:val="clear" w:color="auto" w:fill="FFFFFF"/>
          <w:lang w:val="fr-CA"/>
        </w:rPr>
        <w:t>, G., </w:t>
      </w:r>
      <w:r w:rsidR="00101E70" w:rsidRPr="00C775F1">
        <w:rPr>
          <w:rStyle w:val="blue-tooltip"/>
          <w:rFonts w:asciiTheme="majorHAnsi" w:hAnsiTheme="majorHAnsi" w:cstheme="majorHAnsi"/>
          <w:lang w:val="fr-CA"/>
        </w:rPr>
        <w:t>Ulfarsson</w:t>
      </w:r>
      <w:r w:rsidR="00101E70" w:rsidRPr="00C775F1">
        <w:rPr>
          <w:rStyle w:val="authors-info"/>
          <w:rFonts w:asciiTheme="majorHAnsi" w:hAnsiTheme="majorHAnsi" w:cstheme="majorHAnsi"/>
          <w:shd w:val="clear" w:color="auto" w:fill="FFFFFF"/>
          <w:lang w:val="fr-CA"/>
        </w:rPr>
        <w:t xml:space="preserve">, M., </w:t>
      </w:r>
      <w:r w:rsidR="00101E70" w:rsidRPr="00C775F1">
        <w:rPr>
          <w:rStyle w:val="blue-tooltip"/>
          <w:rFonts w:asciiTheme="majorHAnsi" w:hAnsiTheme="majorHAnsi" w:cstheme="majorHAnsi"/>
          <w:lang w:val="fr-CA"/>
        </w:rPr>
        <w:t>Alparone</w:t>
      </w:r>
      <w:r w:rsidR="00101E70" w:rsidRPr="00C775F1">
        <w:rPr>
          <w:rStyle w:val="authors-info"/>
          <w:rFonts w:asciiTheme="majorHAnsi" w:hAnsiTheme="majorHAnsi" w:cstheme="majorHAnsi"/>
          <w:shd w:val="clear" w:color="auto" w:fill="FFFFFF"/>
          <w:lang w:val="fr-CA"/>
        </w:rPr>
        <w:t>, L., </w:t>
      </w:r>
      <w:r w:rsidR="00101E70" w:rsidRPr="00C775F1">
        <w:rPr>
          <w:rStyle w:val="blue-tooltip"/>
          <w:rFonts w:asciiTheme="majorHAnsi" w:hAnsiTheme="majorHAnsi" w:cstheme="majorHAnsi"/>
          <w:lang w:val="fr-CA"/>
        </w:rPr>
        <w:t>Chanussot</w:t>
      </w:r>
      <w:r w:rsidR="00101E70" w:rsidRPr="00C775F1">
        <w:rPr>
          <w:rStyle w:val="blue-tooltip"/>
          <w:rFonts w:asciiTheme="majorHAnsi" w:hAnsiTheme="majorHAnsi" w:cstheme="majorHAnsi"/>
          <w:shd w:val="clear" w:color="auto" w:fill="FFFFFF"/>
          <w:lang w:val="fr-CA"/>
        </w:rPr>
        <w:t>, J.,</w:t>
      </w:r>
      <w:r w:rsidRPr="00C775F1">
        <w:rPr>
          <w:rFonts w:asciiTheme="majorHAnsi" w:hAnsiTheme="majorHAnsi" w:cstheme="majorHAnsi"/>
          <w:shd w:val="clear" w:color="auto" w:fill="FFFFFF"/>
          <w:lang w:val="fr-CA"/>
        </w:rPr>
        <w:t xml:space="preserve">2021.  </w:t>
      </w:r>
      <w:r w:rsidRPr="00C775F1">
        <w:rPr>
          <w:rFonts w:asciiTheme="majorHAnsi" w:hAnsiTheme="majorHAnsi" w:cstheme="majorHAnsi"/>
          <w:shd w:val="clear" w:color="auto" w:fill="FFFFFF"/>
        </w:rPr>
        <w:t>A New Benchmark Based on Recent Advances in Multispectral Pansharpening: Revisiting Pansharpening With Classical and Emerging Pansharpening Methods</w:t>
      </w:r>
      <w:r w:rsidR="00101E70"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w:t>
      </w:r>
      <w:r w:rsidRPr="00C775F1">
        <w:rPr>
          <w:rStyle w:val="Emphasis"/>
          <w:rFonts w:asciiTheme="majorHAnsi" w:hAnsiTheme="majorHAnsi" w:cstheme="majorHAnsi"/>
          <w:i w:val="0"/>
          <w:iCs w:val="0"/>
          <w:shd w:val="clear" w:color="auto" w:fill="FFFFFF"/>
        </w:rPr>
        <w:t>IEEE Geoscience and Remote Sensing Magazine</w:t>
      </w:r>
      <w:r w:rsidRPr="00C775F1">
        <w:rPr>
          <w:rFonts w:asciiTheme="majorHAnsi" w:hAnsiTheme="majorHAnsi" w:cstheme="majorHAnsi"/>
          <w:shd w:val="clear" w:color="auto" w:fill="FFFFFF"/>
        </w:rPr>
        <w:t>, 9, 53-81, doi: 10.1109/MGRS.2020.3019315.</w:t>
      </w:r>
    </w:p>
    <w:p w14:paraId="3259E901" w14:textId="77777777" w:rsidR="00D52273" w:rsidRPr="00C775F1" w:rsidRDefault="00D52273" w:rsidP="00795EBF">
      <w:pPr>
        <w:spacing w:line="360" w:lineRule="auto"/>
        <w:rPr>
          <w:rFonts w:asciiTheme="majorHAnsi" w:hAnsiTheme="majorHAnsi" w:cstheme="majorHAnsi"/>
        </w:rPr>
      </w:pPr>
    </w:p>
    <w:p w14:paraId="3517D71D" w14:textId="21F47F1C" w:rsidR="00C931CA" w:rsidRPr="00FC0116" w:rsidRDefault="00C931CA" w:rsidP="00795EBF">
      <w:pPr>
        <w:spacing w:line="360" w:lineRule="auto"/>
        <w:ind w:left="720" w:hanging="720"/>
        <w:rPr>
          <w:rFonts w:asciiTheme="majorHAnsi" w:hAnsiTheme="majorHAnsi" w:cstheme="majorHAnsi"/>
          <w:lang w:val="fr-CA"/>
        </w:rPr>
      </w:pPr>
      <w:r w:rsidRPr="00C775F1">
        <w:rPr>
          <w:rFonts w:asciiTheme="majorHAnsi" w:hAnsiTheme="majorHAnsi" w:cstheme="majorHAnsi"/>
        </w:rPr>
        <w:t>Wang, Q.; Shi, W.; Atkinson, P.M.; Zhao, Y.</w:t>
      </w:r>
      <w:r w:rsidR="002842B0" w:rsidRPr="00C775F1">
        <w:rPr>
          <w:rFonts w:asciiTheme="majorHAnsi" w:hAnsiTheme="majorHAnsi" w:cstheme="majorHAnsi"/>
        </w:rPr>
        <w:t xml:space="preserve">, 2015. </w:t>
      </w:r>
      <w:r w:rsidRPr="00C775F1">
        <w:rPr>
          <w:rFonts w:asciiTheme="majorHAnsi" w:hAnsiTheme="majorHAnsi" w:cstheme="majorHAnsi"/>
        </w:rPr>
        <w:t xml:space="preserve">Downscaling MODIS images with area-to-point regression kriging. </w:t>
      </w:r>
      <w:r w:rsidRPr="00C775F1">
        <w:rPr>
          <w:rFonts w:asciiTheme="majorHAnsi" w:hAnsiTheme="majorHAnsi" w:cstheme="majorHAnsi"/>
          <w:lang w:val="fr-CA"/>
        </w:rPr>
        <w:t>Remote Sens. Environ</w:t>
      </w:r>
      <w:r w:rsidR="002842B0" w:rsidRPr="00C775F1">
        <w:rPr>
          <w:rFonts w:asciiTheme="majorHAnsi" w:hAnsiTheme="majorHAnsi" w:cstheme="majorHAnsi"/>
          <w:lang w:val="fr-CA"/>
        </w:rPr>
        <w:t>.,</w:t>
      </w:r>
      <w:r w:rsidRPr="00C775F1">
        <w:rPr>
          <w:rFonts w:asciiTheme="majorHAnsi" w:hAnsiTheme="majorHAnsi" w:cstheme="majorHAnsi"/>
          <w:lang w:val="fr-CA"/>
        </w:rPr>
        <w:t>166, 191–204.</w:t>
      </w:r>
    </w:p>
    <w:p w14:paraId="51FF2CEA" w14:textId="77777777" w:rsidR="00C931CA" w:rsidRPr="00C775F1" w:rsidRDefault="00C931CA" w:rsidP="00795EBF">
      <w:pPr>
        <w:spacing w:line="360" w:lineRule="auto"/>
        <w:rPr>
          <w:rFonts w:asciiTheme="majorHAnsi" w:hAnsiTheme="majorHAnsi" w:cstheme="majorHAnsi"/>
          <w:lang w:val="fr-CA"/>
        </w:rPr>
      </w:pPr>
    </w:p>
    <w:p w14:paraId="54D85782" w14:textId="77777777" w:rsidR="00D4258F" w:rsidRPr="00C775F1" w:rsidRDefault="00D4258F" w:rsidP="00795EBF">
      <w:pPr>
        <w:spacing w:line="360" w:lineRule="auto"/>
        <w:ind w:left="720" w:hanging="720"/>
        <w:rPr>
          <w:rFonts w:asciiTheme="majorHAnsi" w:hAnsiTheme="majorHAnsi" w:cstheme="majorHAnsi"/>
        </w:rPr>
      </w:pPr>
      <w:r w:rsidRPr="00C775F1">
        <w:rPr>
          <w:rFonts w:asciiTheme="majorHAnsi" w:hAnsiTheme="majorHAnsi" w:cstheme="majorHAnsi"/>
          <w:lang w:val="fr-CA"/>
        </w:rPr>
        <w:t xml:space="preserve">Wang, Q., Shi, W., Li, Z., Atkinson, P. M., 2016. </w:t>
      </w:r>
      <w:r w:rsidRPr="00C775F1">
        <w:rPr>
          <w:rFonts w:asciiTheme="majorHAnsi" w:hAnsiTheme="majorHAnsi" w:cstheme="majorHAnsi"/>
        </w:rPr>
        <w:t>Fusion of Sentinel-2 images. Remote Sensing of Environment 187, 241–252.</w:t>
      </w:r>
    </w:p>
    <w:p w14:paraId="65256B9D" w14:textId="77777777" w:rsidR="00483126" w:rsidRPr="00C775F1" w:rsidRDefault="00483126" w:rsidP="00795EBF">
      <w:pPr>
        <w:spacing w:line="240" w:lineRule="auto"/>
        <w:rPr>
          <w:rFonts w:asciiTheme="majorHAnsi" w:eastAsia="Times New Roman" w:hAnsiTheme="majorHAnsi" w:cstheme="majorHAnsi"/>
        </w:rPr>
      </w:pPr>
    </w:p>
    <w:p w14:paraId="182B1513" w14:textId="7A93BF1F" w:rsidR="00475275" w:rsidRPr="00C775F1" w:rsidRDefault="00475275" w:rsidP="00795EBF">
      <w:pPr>
        <w:widowControl w:val="0"/>
        <w:autoSpaceDE w:val="0"/>
        <w:autoSpaceDN w:val="0"/>
        <w:adjustRightInd w:val="0"/>
        <w:spacing w:line="360" w:lineRule="auto"/>
        <w:ind w:left="480" w:hanging="480"/>
        <w:rPr>
          <w:rFonts w:asciiTheme="majorHAnsi" w:hAnsiTheme="majorHAnsi" w:cstheme="majorHAnsi"/>
          <w:noProof/>
          <w:lang w:val="it-IT"/>
        </w:rPr>
      </w:pPr>
      <w:r w:rsidRPr="00C775F1">
        <w:rPr>
          <w:rFonts w:asciiTheme="majorHAnsi" w:hAnsiTheme="majorHAnsi" w:cstheme="majorHAnsi"/>
          <w:noProof/>
          <w:lang w:val="en-CA"/>
        </w:rPr>
        <w:t xml:space="preserve">Weiss, M., Baret, F., 2016. </w:t>
      </w:r>
      <w:r w:rsidRPr="00C775F1">
        <w:rPr>
          <w:rFonts w:asciiTheme="majorHAnsi" w:hAnsiTheme="majorHAnsi" w:cstheme="majorHAnsi"/>
          <w:noProof/>
        </w:rPr>
        <w:t xml:space="preserve">S2ToolBox Level 2 Products: LAI, FAPAR, FCOVER, 1.1. ed. </w:t>
      </w:r>
      <w:r w:rsidRPr="00C775F1">
        <w:rPr>
          <w:rFonts w:asciiTheme="majorHAnsi" w:hAnsiTheme="majorHAnsi" w:cstheme="majorHAnsi"/>
          <w:noProof/>
          <w:lang w:val="it-IT"/>
        </w:rPr>
        <w:t xml:space="preserve">Institut National de la Recherche Agronomique, Avignon, France. </w:t>
      </w:r>
      <w:hyperlink r:id="rId76" w:history="1">
        <w:r w:rsidR="00563D27" w:rsidRPr="00C775F1">
          <w:rPr>
            <w:rStyle w:val="Hyperlink"/>
            <w:rFonts w:asciiTheme="majorHAnsi" w:hAnsiTheme="majorHAnsi" w:cstheme="majorHAnsi"/>
            <w:noProof/>
            <w:lang w:val="it-IT"/>
          </w:rPr>
          <w:t>https://step.esa.int/docs/extra/ATBD_S2ToolBox_L2B_V1.1.pdf</w:t>
        </w:r>
      </w:hyperlink>
      <w:r w:rsidR="00563D27">
        <w:rPr>
          <w:rFonts w:asciiTheme="majorHAnsi" w:hAnsiTheme="majorHAnsi" w:cstheme="majorHAnsi"/>
          <w:noProof/>
          <w:lang w:val="it-IT"/>
        </w:rPr>
        <w:t xml:space="preserve"> </w:t>
      </w:r>
      <w:r w:rsidR="00543C04" w:rsidRPr="008F54E2">
        <w:rPr>
          <w:rFonts w:asciiTheme="majorHAnsi" w:hAnsiTheme="majorHAnsi" w:cstheme="majorHAnsi"/>
          <w:lang w:val="en-CA"/>
        </w:rPr>
        <w:t>( Accessed</w:t>
      </w:r>
      <w:r w:rsidR="00563D27" w:rsidRPr="008F54E2">
        <w:rPr>
          <w:rFonts w:asciiTheme="majorHAnsi" w:hAnsiTheme="majorHAnsi" w:cstheme="majorHAnsi"/>
          <w:lang w:val="en-CA"/>
        </w:rPr>
        <w:t xml:space="preserve"> August 19, 2021.</w:t>
      </w:r>
    </w:p>
    <w:p w14:paraId="09E29BAF" w14:textId="77777777" w:rsidR="00980539" w:rsidRPr="008F54E2" w:rsidRDefault="00980539" w:rsidP="002C5865">
      <w:pPr>
        <w:rPr>
          <w:rStyle w:val="field--highwire-content-title"/>
          <w:rFonts w:asciiTheme="majorHAnsi" w:hAnsiTheme="majorHAnsi" w:cstheme="majorHAnsi"/>
          <w:lang w:val="en-CA"/>
        </w:rPr>
      </w:pPr>
    </w:p>
    <w:p w14:paraId="03B4FD7E" w14:textId="1117F091" w:rsidR="002C5865" w:rsidRPr="00C775F1" w:rsidRDefault="00980539" w:rsidP="00795EBF">
      <w:pPr>
        <w:spacing w:line="360" w:lineRule="auto"/>
        <w:ind w:left="720" w:hanging="720"/>
        <w:rPr>
          <w:rFonts w:asciiTheme="majorHAnsi" w:eastAsia="Times New Roman" w:hAnsiTheme="majorHAnsi" w:cstheme="majorHAnsi"/>
          <w:lang w:val="en-CA"/>
        </w:rPr>
      </w:pPr>
      <w:r w:rsidRPr="00C775F1">
        <w:rPr>
          <w:rStyle w:val="field--highwire-content-title"/>
          <w:rFonts w:asciiTheme="majorHAnsi" w:hAnsiTheme="majorHAnsi" w:cstheme="majorHAnsi"/>
        </w:rPr>
        <w:t>Wolf, P.R., Dewitt, B.A., and Wilkinson, B.E., 2014.  E</w:t>
      </w:r>
      <w:r w:rsidR="002C5865" w:rsidRPr="00C775F1">
        <w:rPr>
          <w:rStyle w:val="field--highwire-content-title"/>
          <w:rFonts w:asciiTheme="majorHAnsi" w:hAnsiTheme="majorHAnsi" w:cstheme="majorHAnsi"/>
        </w:rPr>
        <w:t xml:space="preserve">lements of Photogrammetry with Applications in GIS, Fourth Edition, </w:t>
      </w:r>
      <w:r w:rsidR="002C5865" w:rsidRPr="00C775F1">
        <w:rPr>
          <w:rFonts w:asciiTheme="majorHAnsi" w:hAnsiTheme="majorHAnsi" w:cstheme="majorHAnsi"/>
          <w:shd w:val="clear" w:color="auto" w:fill="FFFFFF"/>
        </w:rPr>
        <w:t xml:space="preserve">McGraw-Hill Education, </w:t>
      </w:r>
      <w:r w:rsidRPr="00C775F1">
        <w:rPr>
          <w:rFonts w:asciiTheme="majorHAnsi" w:hAnsiTheme="majorHAnsi" w:cstheme="majorHAnsi"/>
          <w:shd w:val="clear" w:color="auto" w:fill="FFFFFF"/>
        </w:rPr>
        <w:t xml:space="preserve">copyright 2014.  </w:t>
      </w:r>
      <w:r w:rsidR="002C5865" w:rsidRPr="00C775F1">
        <w:rPr>
          <w:rFonts w:asciiTheme="majorHAnsi" w:eastAsia="Times New Roman" w:hAnsiTheme="majorHAnsi" w:cstheme="majorHAnsi"/>
          <w:shd w:val="clear" w:color="auto" w:fill="FFFFFF"/>
          <w:lang w:val="en-CA"/>
        </w:rPr>
        <w:t>ISBN:</w:t>
      </w:r>
      <w:r w:rsidR="00250702" w:rsidRPr="00C775F1">
        <w:rPr>
          <w:rFonts w:asciiTheme="majorHAnsi" w:eastAsia="Times New Roman" w:hAnsiTheme="majorHAnsi" w:cstheme="majorHAnsi"/>
          <w:shd w:val="clear" w:color="auto" w:fill="FFFFFF"/>
          <w:lang w:val="en-CA"/>
        </w:rPr>
        <w:t xml:space="preserve"> </w:t>
      </w:r>
      <w:r w:rsidR="002C5865" w:rsidRPr="00C775F1">
        <w:rPr>
          <w:rFonts w:asciiTheme="majorHAnsi" w:eastAsia="Times New Roman" w:hAnsiTheme="majorHAnsi" w:cstheme="majorHAnsi"/>
          <w:lang w:val="en-CA"/>
        </w:rPr>
        <w:t xml:space="preserve">9780071761123, </w:t>
      </w:r>
      <w:hyperlink r:id="rId77" w:history="1">
        <w:r w:rsidR="002C5865" w:rsidRPr="00C775F1">
          <w:rPr>
            <w:rStyle w:val="Hyperlink"/>
            <w:rFonts w:asciiTheme="majorHAnsi" w:eastAsia="Times New Roman" w:hAnsiTheme="majorHAnsi" w:cstheme="majorHAnsi"/>
            <w:color w:val="auto"/>
            <w:u w:val="none"/>
            <w:lang w:val="en-CA"/>
          </w:rPr>
          <w:t>https://www.accessengineeringlibrary.com/content/book/9780071761123</w:t>
        </w:r>
      </w:hyperlink>
      <w:r w:rsidR="00563D27">
        <w:rPr>
          <w:rFonts w:asciiTheme="majorHAnsi" w:eastAsia="Times New Roman" w:hAnsiTheme="majorHAnsi" w:cstheme="majorHAnsi"/>
          <w:lang w:val="en-CA"/>
        </w:rPr>
        <w:t xml:space="preserve"> </w:t>
      </w:r>
      <w:r w:rsidR="00543C04">
        <w:rPr>
          <w:rFonts w:asciiTheme="majorHAnsi" w:hAnsiTheme="majorHAnsi" w:cstheme="majorHAnsi"/>
          <w:lang w:val="en-CA"/>
        </w:rPr>
        <w:t>( Accessed</w:t>
      </w:r>
      <w:r w:rsidR="00563D27">
        <w:rPr>
          <w:rFonts w:asciiTheme="majorHAnsi" w:hAnsiTheme="majorHAnsi" w:cstheme="majorHAnsi"/>
          <w:lang w:val="en-CA"/>
        </w:rPr>
        <w:t xml:space="preserve"> August 19, 2021.</w:t>
      </w:r>
    </w:p>
    <w:p w14:paraId="48B2B876" w14:textId="77777777" w:rsidR="00205673" w:rsidRPr="00C775F1" w:rsidRDefault="00205673" w:rsidP="00795EBF">
      <w:pPr>
        <w:spacing w:line="360" w:lineRule="auto"/>
        <w:ind w:left="720" w:hanging="720"/>
        <w:rPr>
          <w:rFonts w:asciiTheme="majorHAnsi" w:eastAsia="Times New Roman" w:hAnsiTheme="majorHAnsi" w:cstheme="majorHAnsi"/>
          <w:lang w:val="en-CA"/>
        </w:rPr>
      </w:pPr>
    </w:p>
    <w:p w14:paraId="19E29292" w14:textId="2EF68417" w:rsidR="00205673" w:rsidRPr="00C775F1" w:rsidRDefault="00205673" w:rsidP="00795EBF">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rPr>
        <w:t xml:space="preserve">Zhang, Y., </w:t>
      </w:r>
      <w:r w:rsidRPr="00C775F1">
        <w:rPr>
          <w:rStyle w:val="blue-tooltip"/>
          <w:rFonts w:asciiTheme="majorHAnsi" w:hAnsiTheme="majorHAnsi" w:cstheme="majorHAnsi"/>
        </w:rPr>
        <w:t>Atkinson</w:t>
      </w:r>
      <w:r w:rsidRPr="00C775F1">
        <w:rPr>
          <w:rStyle w:val="authors-info"/>
          <w:rFonts w:asciiTheme="majorHAnsi" w:hAnsiTheme="majorHAnsi" w:cstheme="majorHAnsi"/>
          <w:shd w:val="clear" w:color="auto" w:fill="FFFFFF"/>
        </w:rPr>
        <w:t>, P.M., </w:t>
      </w:r>
      <w:r w:rsidRPr="00C775F1">
        <w:rPr>
          <w:rStyle w:val="blue-tooltip"/>
          <w:rFonts w:asciiTheme="majorHAnsi" w:hAnsiTheme="majorHAnsi" w:cstheme="majorHAnsi"/>
        </w:rPr>
        <w:t>Ling</w:t>
      </w:r>
      <w:r w:rsidRPr="00C775F1">
        <w:rPr>
          <w:rStyle w:val="authors-info"/>
          <w:rFonts w:asciiTheme="majorHAnsi" w:hAnsiTheme="majorHAnsi" w:cstheme="majorHAnsi"/>
          <w:shd w:val="clear" w:color="auto" w:fill="FFFFFF"/>
        </w:rPr>
        <w:t>, F., </w:t>
      </w:r>
      <w:r w:rsidRPr="00C775F1">
        <w:rPr>
          <w:rStyle w:val="blue-tooltip"/>
          <w:rFonts w:asciiTheme="majorHAnsi" w:hAnsiTheme="majorHAnsi" w:cstheme="majorHAnsi"/>
        </w:rPr>
        <w:t>Wang</w:t>
      </w:r>
      <w:r w:rsidRPr="00C775F1">
        <w:rPr>
          <w:rStyle w:val="authors-info"/>
          <w:rFonts w:asciiTheme="majorHAnsi" w:hAnsiTheme="majorHAnsi" w:cstheme="majorHAnsi"/>
          <w:shd w:val="clear" w:color="auto" w:fill="FFFFFF"/>
        </w:rPr>
        <w:t>, Q., </w:t>
      </w:r>
      <w:hyperlink r:id="rId78" w:history="1">
        <w:r w:rsidRPr="00C775F1">
          <w:rPr>
            <w:rStyle w:val="Hyperlink"/>
            <w:rFonts w:asciiTheme="majorHAnsi" w:hAnsiTheme="majorHAnsi" w:cstheme="majorHAnsi"/>
            <w:color w:val="auto"/>
            <w:u w:val="none"/>
            <w:shd w:val="clear" w:color="auto" w:fill="FFFFFF"/>
          </w:rPr>
          <w:t>Li</w:t>
        </w:r>
      </w:hyperlink>
      <w:r w:rsidRPr="00C775F1">
        <w:rPr>
          <w:rStyle w:val="authors-info"/>
          <w:rFonts w:asciiTheme="majorHAnsi" w:hAnsiTheme="majorHAnsi" w:cstheme="majorHAnsi"/>
          <w:shd w:val="clear" w:color="auto" w:fill="FFFFFF"/>
        </w:rPr>
        <w:t>, X., </w:t>
      </w:r>
      <w:r w:rsidRPr="00C775F1">
        <w:rPr>
          <w:rStyle w:val="blue-tooltip"/>
          <w:rFonts w:asciiTheme="majorHAnsi" w:hAnsiTheme="majorHAnsi" w:cstheme="majorHAnsi"/>
        </w:rPr>
        <w:t>Shi</w:t>
      </w:r>
      <w:r w:rsidRPr="00C775F1">
        <w:rPr>
          <w:rStyle w:val="authors-info"/>
          <w:rFonts w:asciiTheme="majorHAnsi" w:hAnsiTheme="majorHAnsi" w:cstheme="majorHAnsi"/>
          <w:shd w:val="clear" w:color="auto" w:fill="FFFFFF"/>
        </w:rPr>
        <w:t>, L., </w:t>
      </w:r>
      <w:r w:rsidRPr="00C775F1">
        <w:rPr>
          <w:rStyle w:val="blue-tooltip"/>
          <w:rFonts w:asciiTheme="majorHAnsi" w:hAnsiTheme="majorHAnsi" w:cstheme="majorHAnsi"/>
        </w:rPr>
        <w:t>Du</w:t>
      </w:r>
      <w:r w:rsidRPr="00C775F1">
        <w:rPr>
          <w:rStyle w:val="blue-tooltip"/>
          <w:rFonts w:asciiTheme="majorHAnsi" w:hAnsiTheme="majorHAnsi" w:cstheme="majorHAnsi"/>
          <w:shd w:val="clear" w:color="auto" w:fill="FFFFFF"/>
        </w:rPr>
        <w:t>, Y.,</w:t>
      </w:r>
      <w:r w:rsidRPr="00C775F1">
        <w:rPr>
          <w:rFonts w:asciiTheme="majorHAnsi" w:hAnsiTheme="majorHAnsi" w:cstheme="majorHAnsi"/>
          <w:shd w:val="clear" w:color="auto" w:fill="FFFFFF"/>
        </w:rPr>
        <w:t xml:space="preserve"> 2017.  Spectral–Spatial Adaptive Area-to-Point Regression Kriging for MODIS Image Downscaling, </w:t>
      </w:r>
      <w:r w:rsidRPr="00C775F1">
        <w:rPr>
          <w:rStyle w:val="Emphasis"/>
          <w:rFonts w:asciiTheme="majorHAnsi" w:hAnsiTheme="majorHAnsi" w:cstheme="majorHAnsi"/>
          <w:i w:val="0"/>
          <w:iCs w:val="0"/>
          <w:shd w:val="clear" w:color="auto" w:fill="FFFFFF"/>
        </w:rPr>
        <w:t>IEEE Journal of Selected Topics in Applied Earth Observations and Remote Sensing</w:t>
      </w:r>
      <w:r w:rsidRPr="00C775F1">
        <w:rPr>
          <w:rFonts w:asciiTheme="majorHAnsi" w:hAnsiTheme="majorHAnsi" w:cstheme="majorHAnsi"/>
          <w:shd w:val="clear" w:color="auto" w:fill="FFFFFF"/>
        </w:rPr>
        <w:t>, vol. 10, 1883-1896, doi: 10.1109/JSTARS.2017.2650260.</w:t>
      </w:r>
    </w:p>
    <w:p w14:paraId="71D901EC" w14:textId="77777777" w:rsidR="002C5865" w:rsidRPr="00C775F1" w:rsidRDefault="002C5865" w:rsidP="00795EBF">
      <w:pPr>
        <w:spacing w:line="360" w:lineRule="auto"/>
        <w:rPr>
          <w:rFonts w:asciiTheme="majorHAnsi" w:hAnsiTheme="majorHAnsi" w:cstheme="majorHAnsi"/>
        </w:rPr>
      </w:pPr>
    </w:p>
    <w:p w14:paraId="52B4E812" w14:textId="611256AB" w:rsidR="00364951" w:rsidRPr="00FC0116" w:rsidRDefault="00364951" w:rsidP="00795EBF">
      <w:pPr>
        <w:spacing w:line="360" w:lineRule="auto"/>
        <w:ind w:left="720" w:hanging="720"/>
        <w:rPr>
          <w:rFonts w:asciiTheme="majorHAnsi" w:hAnsiTheme="majorHAnsi" w:cstheme="majorHAnsi"/>
          <w:lang w:val="it-IT"/>
        </w:rPr>
      </w:pPr>
      <w:r w:rsidRPr="00C775F1">
        <w:rPr>
          <w:rFonts w:asciiTheme="majorHAnsi" w:hAnsiTheme="majorHAnsi" w:cstheme="majorHAnsi"/>
          <w:lang w:val="it-IT"/>
        </w:rPr>
        <w:t>Zhang, M, Su, W., Fu, Y., Zhu, D. Xue, J., Huang, J., Wang, W., Wu, J., Yao, C. 2019. Super-resolution enhancement of Sentinel-2 image for retrieving LAI and chlorophyll content of summer corn. European Journal of Agronomy</w:t>
      </w:r>
      <w:r w:rsidR="002A5268" w:rsidRPr="00C775F1">
        <w:rPr>
          <w:rFonts w:asciiTheme="majorHAnsi" w:hAnsiTheme="majorHAnsi" w:cstheme="majorHAnsi"/>
          <w:lang w:val="it-IT"/>
        </w:rPr>
        <w:t>,</w:t>
      </w:r>
      <w:r w:rsidRPr="00C775F1">
        <w:rPr>
          <w:rFonts w:asciiTheme="majorHAnsi" w:hAnsiTheme="majorHAnsi" w:cstheme="majorHAnsi"/>
          <w:lang w:val="it-IT"/>
        </w:rPr>
        <w:t xml:space="preserve"> 111</w:t>
      </w:r>
      <w:r w:rsidR="002A5268" w:rsidRPr="00C775F1">
        <w:rPr>
          <w:rFonts w:asciiTheme="majorHAnsi" w:hAnsiTheme="majorHAnsi" w:cstheme="majorHAnsi"/>
          <w:lang w:val="it-IT"/>
        </w:rPr>
        <w:t>,</w:t>
      </w:r>
      <w:r w:rsidRPr="00C775F1">
        <w:rPr>
          <w:rFonts w:asciiTheme="majorHAnsi" w:hAnsiTheme="majorHAnsi" w:cstheme="majorHAnsi"/>
          <w:lang w:val="it-IT"/>
        </w:rPr>
        <w:t xml:space="preserve"> 10.1016/j.eja.2019.125938.</w:t>
      </w:r>
    </w:p>
    <w:p w14:paraId="72DC028A" w14:textId="60DE697A" w:rsidR="00364951" w:rsidRPr="00C775F1" w:rsidRDefault="00364951" w:rsidP="00364951">
      <w:pPr>
        <w:spacing w:line="360" w:lineRule="auto"/>
        <w:rPr>
          <w:rFonts w:asciiTheme="majorHAnsi" w:hAnsiTheme="majorHAnsi" w:cstheme="majorHAnsi"/>
          <w:lang w:val="it-IT"/>
        </w:rPr>
      </w:pPr>
    </w:p>
    <w:p w14:paraId="4F814523" w14:textId="1793D15D" w:rsidR="00D4258F" w:rsidRPr="00C775F1" w:rsidRDefault="00D4258F">
      <w:pPr>
        <w:spacing w:line="360" w:lineRule="auto"/>
        <w:ind w:left="720" w:hanging="720"/>
        <w:rPr>
          <w:rFonts w:asciiTheme="majorHAnsi" w:hAnsiTheme="majorHAnsi" w:cstheme="majorHAnsi"/>
          <w:shd w:val="clear" w:color="auto" w:fill="FFFFFF"/>
        </w:rPr>
      </w:pPr>
      <w:r w:rsidRPr="00C775F1">
        <w:rPr>
          <w:rFonts w:asciiTheme="majorHAnsi" w:hAnsiTheme="majorHAnsi" w:cstheme="majorHAnsi"/>
          <w:shd w:val="clear" w:color="auto" w:fill="FFFFFF"/>
          <w:lang w:val="it-IT"/>
        </w:rPr>
        <w:t>Zheng, H., Du, P., Chen, J., Xia, J., Li, E., Xu, Z., Li, X., Yokoya, N.</w:t>
      </w:r>
      <w:r w:rsidR="00205673" w:rsidRPr="00C775F1">
        <w:rPr>
          <w:rFonts w:asciiTheme="majorHAnsi" w:hAnsiTheme="majorHAnsi" w:cstheme="majorHAnsi"/>
          <w:shd w:val="clear" w:color="auto" w:fill="FFFFFF"/>
          <w:lang w:val="it-IT"/>
        </w:rPr>
        <w:t>,</w:t>
      </w:r>
      <w:r w:rsidRPr="00C775F1">
        <w:rPr>
          <w:rFonts w:asciiTheme="majorHAnsi" w:hAnsiTheme="majorHAnsi" w:cstheme="majorHAnsi"/>
          <w:shd w:val="clear" w:color="auto" w:fill="FFFFFF"/>
          <w:lang w:val="it-IT"/>
        </w:rPr>
        <w:t xml:space="preserve"> 2017.  </w:t>
      </w:r>
      <w:r w:rsidRPr="00C775F1">
        <w:rPr>
          <w:rFonts w:asciiTheme="majorHAnsi" w:hAnsiTheme="majorHAnsi" w:cstheme="majorHAnsi"/>
          <w:shd w:val="clear" w:color="auto" w:fill="FFFFFF"/>
        </w:rPr>
        <w:t xml:space="preserve">Performance Evaluation of Downscaling Sentinel-2 Imagery for Land Use and Land Cover Classification by Spectral-Spatial Features. </w:t>
      </w:r>
      <w:r w:rsidRPr="00C775F1">
        <w:rPr>
          <w:rStyle w:val="Emphasis"/>
          <w:rFonts w:asciiTheme="majorHAnsi" w:hAnsiTheme="majorHAnsi" w:cstheme="majorHAnsi"/>
          <w:i w:val="0"/>
          <w:iCs w:val="0"/>
          <w:shd w:val="clear" w:color="auto" w:fill="FFFFFF"/>
        </w:rPr>
        <w:t>Remote Sens.</w:t>
      </w:r>
      <w:r w:rsidRPr="00C775F1">
        <w:rPr>
          <w:rFonts w:asciiTheme="majorHAnsi" w:hAnsiTheme="majorHAnsi" w:cstheme="majorHAnsi"/>
          <w:shd w:val="clear" w:color="auto" w:fill="FFFFFF"/>
        </w:rPr>
        <w:t xml:space="preserve"> 2017, </w:t>
      </w:r>
      <w:r w:rsidRPr="00C775F1">
        <w:rPr>
          <w:rStyle w:val="Emphasis"/>
          <w:rFonts w:asciiTheme="majorHAnsi" w:hAnsiTheme="majorHAnsi" w:cstheme="majorHAnsi"/>
          <w:i w:val="0"/>
          <w:iCs w:val="0"/>
          <w:shd w:val="clear" w:color="auto" w:fill="FFFFFF"/>
        </w:rPr>
        <w:t>9</w:t>
      </w:r>
      <w:r w:rsidRPr="00C775F1">
        <w:rPr>
          <w:rFonts w:asciiTheme="majorHAnsi" w:hAnsiTheme="majorHAnsi" w:cstheme="majorHAnsi"/>
          <w:shd w:val="clear" w:color="auto" w:fill="FFFFFF"/>
        </w:rPr>
        <w:t>, 1274</w:t>
      </w:r>
      <w:r w:rsidR="00205673" w:rsidRPr="00C775F1">
        <w:rPr>
          <w:rFonts w:asciiTheme="majorHAnsi" w:hAnsiTheme="majorHAnsi" w:cstheme="majorHAnsi"/>
          <w:shd w:val="clear" w:color="auto" w:fill="FFFFFF"/>
        </w:rPr>
        <w:t>,</w:t>
      </w:r>
      <w:r w:rsidRPr="00C775F1">
        <w:rPr>
          <w:rFonts w:asciiTheme="majorHAnsi" w:hAnsiTheme="majorHAnsi" w:cstheme="majorHAnsi"/>
          <w:shd w:val="clear" w:color="auto" w:fill="FFFFFF"/>
        </w:rPr>
        <w:t xml:space="preserve"> </w:t>
      </w:r>
      <w:hyperlink r:id="rId79" w:history="1">
        <w:r w:rsidR="00E33779" w:rsidRPr="00C775F1">
          <w:rPr>
            <w:rStyle w:val="Hyperlink"/>
            <w:rFonts w:asciiTheme="majorHAnsi" w:hAnsiTheme="majorHAnsi" w:cstheme="majorHAnsi"/>
            <w:color w:val="auto"/>
            <w:u w:val="none"/>
            <w:shd w:val="clear" w:color="auto" w:fill="FFFFFF"/>
          </w:rPr>
          <w:t>https://doi.org/10.3390/rs9121274</w:t>
        </w:r>
      </w:hyperlink>
      <w:r w:rsidR="00205673" w:rsidRPr="00C775F1">
        <w:rPr>
          <w:rFonts w:asciiTheme="majorHAnsi" w:hAnsiTheme="majorHAnsi" w:cstheme="majorHAnsi"/>
          <w:shd w:val="clear" w:color="auto" w:fill="FFFFFF"/>
        </w:rPr>
        <w:t>.</w:t>
      </w:r>
    </w:p>
    <w:p w14:paraId="2977EA66" w14:textId="29E1514F" w:rsidR="00E33779" w:rsidRPr="00C775F1" w:rsidRDefault="00E33779">
      <w:pPr>
        <w:spacing w:line="360" w:lineRule="auto"/>
        <w:ind w:left="720" w:hanging="720"/>
        <w:rPr>
          <w:rFonts w:asciiTheme="majorHAnsi" w:hAnsiTheme="majorHAnsi" w:cstheme="majorHAnsi"/>
          <w:shd w:val="clear" w:color="auto" w:fill="FFFFFF"/>
        </w:rPr>
      </w:pPr>
    </w:p>
    <w:p w14:paraId="43F91DD7" w14:textId="1F83A972" w:rsidR="00E33779" w:rsidRPr="00C775F1" w:rsidRDefault="00E33779" w:rsidP="00795EBF">
      <w:pPr>
        <w:spacing w:line="360" w:lineRule="auto"/>
        <w:ind w:left="720" w:hanging="720"/>
        <w:rPr>
          <w:rFonts w:asciiTheme="majorHAnsi" w:hAnsiTheme="majorHAnsi" w:cstheme="majorHAnsi"/>
          <w:lang w:val="it-IT"/>
        </w:rPr>
      </w:pPr>
      <w:r w:rsidRPr="00C775F1">
        <w:rPr>
          <w:rFonts w:asciiTheme="majorHAnsi" w:hAnsiTheme="majorHAnsi" w:cstheme="majorHAnsi"/>
          <w:shd w:val="clear" w:color="auto" w:fill="FFFFFF"/>
        </w:rPr>
        <w:t>Zhou, W., Bovik, A.C., Sheikh, H.R., Simoncelli, E.P., 2004. Image quality assessment: from error visibility to structural similarity. IEEE Transactions on Image Processing. 13, 600–612.</w:t>
      </w:r>
    </w:p>
    <w:p w14:paraId="7F9BB5ED" w14:textId="77777777" w:rsidR="004F537B" w:rsidRPr="00795EBF" w:rsidRDefault="004F537B">
      <w:pPr>
        <w:rPr>
          <w:sz w:val="20"/>
          <w:szCs w:val="20"/>
          <w:lang w:val="en-CA"/>
        </w:rPr>
      </w:pPr>
    </w:p>
    <w:p w14:paraId="415C35FC" w14:textId="08A68C2C" w:rsidR="000D7A7B" w:rsidRPr="00795EBF" w:rsidRDefault="000D7A7B" w:rsidP="00F149B1">
      <w:pPr>
        <w:rPr>
          <w:lang w:val="en-CA"/>
        </w:rPr>
      </w:pPr>
    </w:p>
    <w:sectPr w:rsidR="000D7A7B" w:rsidRPr="00795EBF">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etang Zhong" w:date="2021-08-02T08:16:00Z" w:initials="DZ">
    <w:p w14:paraId="62C80324" w14:textId="3EFDBED6" w:rsidR="00BB611B" w:rsidRDefault="00BB611B">
      <w:pPr>
        <w:pStyle w:val="CommentText"/>
      </w:pPr>
      <w:r>
        <w:rPr>
          <w:rStyle w:val="CommentReference"/>
        </w:rPr>
        <w:annotationRef/>
      </w:r>
      <w:r>
        <w:t>I rephrased this part, check whether my changes are correct or not.</w:t>
      </w:r>
    </w:p>
  </w:comment>
  <w:comment w:id="11" w:author="Detang Zhong" w:date="2021-08-01T22:17:00Z" w:initials="DZ">
    <w:p w14:paraId="59DD77A6" w14:textId="1E0752BF" w:rsidR="00BB611B" w:rsidRDefault="00BB611B">
      <w:pPr>
        <w:pStyle w:val="CommentText"/>
      </w:pPr>
      <w:r>
        <w:rPr>
          <w:rStyle w:val="CommentReference"/>
        </w:rPr>
        <w:annotationRef/>
      </w:r>
      <w:r>
        <w:t>Format issue with the table.</w:t>
      </w:r>
    </w:p>
  </w:comment>
  <w:comment w:id="13" w:author="Hong, Gang" w:date="2021-08-12T09:53:00Z" w:initials="HG">
    <w:p w14:paraId="357D282A" w14:textId="1D7A9772" w:rsidR="00BB611B" w:rsidRDefault="00BB611B">
      <w:pPr>
        <w:pStyle w:val="CommentText"/>
      </w:pPr>
      <w:r>
        <w:rPr>
          <w:rStyle w:val="CommentReference"/>
        </w:rPr>
        <w:annotationRef/>
      </w:r>
    </w:p>
  </w:comment>
  <w:comment w:id="14" w:author="Hong, Gang" w:date="2021-08-12T09:53:00Z" w:initials="HG">
    <w:p w14:paraId="1637FEDB" w14:textId="7D38C988" w:rsidR="00BB611B" w:rsidRDefault="00BB611B">
      <w:pPr>
        <w:pStyle w:val="CommentText"/>
      </w:pPr>
      <w:r>
        <w:rPr>
          <w:rStyle w:val="CommentReference"/>
        </w:rPr>
        <w:annotationRef/>
      </w:r>
    </w:p>
  </w:comment>
  <w:comment w:id="15" w:author="Richard Fernandes" w:date="2021-08-19T19:08:00Z" w:initials="RF">
    <w:p w14:paraId="737B234A" w14:textId="5605BE0D" w:rsidR="00BB611B" w:rsidRDefault="00BB611B">
      <w:pPr>
        <w:pStyle w:val="CommentText"/>
      </w:pPr>
      <w:r>
        <w:rPr>
          <w:rStyle w:val="CommentReference"/>
        </w:rPr>
        <w:annotationRef/>
      </w:r>
    </w:p>
  </w:comment>
  <w:comment w:id="18" w:author="Fernandes, Richard [2]" w:date="2021-04-14T16:09:00Z" w:initials="">
    <w:p w14:paraId="0E7EED86" w14:textId="77777777" w:rsidR="00BB611B" w:rsidRDefault="00BB611B" w:rsidP="006D4A9D">
      <w:pPr>
        <w:pStyle w:val="CommentText"/>
      </w:pPr>
      <w:r>
        <w:rPr>
          <w:rStyle w:val="CommentReference"/>
        </w:rPr>
        <w:annotationRef/>
      </w:r>
      <w:r>
        <w:t>Please add brief description including any parameters</w:t>
      </w:r>
    </w:p>
  </w:comment>
  <w:comment w:id="19" w:author="Hong, Gang [2]" w:date="2021-08-12T14:41:00Z" w:initials="HG">
    <w:p w14:paraId="600FA3D4" w14:textId="530CEAE9" w:rsidR="00BB611B" w:rsidRDefault="00BB611B">
      <w:pPr>
        <w:pStyle w:val="CommentText"/>
      </w:pPr>
      <w:r>
        <w:rPr>
          <w:rStyle w:val="CommentReference"/>
        </w:rPr>
        <w:annotationRef/>
      </w:r>
    </w:p>
  </w:comment>
  <w:comment w:id="21" w:author="Detang Zhong" w:date="2021-08-01T22:29:00Z" w:initials="DZ">
    <w:p w14:paraId="0001BC5C" w14:textId="19DE319B" w:rsidR="00BB611B" w:rsidRDefault="00BB611B">
      <w:pPr>
        <w:pStyle w:val="CommentText"/>
      </w:pPr>
      <w:r>
        <w:rPr>
          <w:rStyle w:val="CommentReference"/>
        </w:rPr>
        <w:annotationRef/>
      </w:r>
      <w:r>
        <w:t>What means these numbers?</w:t>
      </w:r>
    </w:p>
  </w:comment>
  <w:comment w:id="74" w:author="Detang Zhong" w:date="2021-08-01T22:33:00Z" w:initials="DZ">
    <w:p w14:paraId="7D9ABF2D" w14:textId="70E63A53" w:rsidR="00BB611B" w:rsidRDefault="00BB611B">
      <w:pPr>
        <w:pStyle w:val="CommentText"/>
      </w:pPr>
      <w:r>
        <w:rPr>
          <w:rStyle w:val="CommentReference"/>
        </w:rPr>
        <w:annotationRef/>
      </w:r>
      <w:r>
        <w:t>You used SSI previously. I think, it is better to keep using SSI.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C80324" w15:done="0"/>
  <w15:commentEx w15:paraId="59DD77A6" w15:done="0"/>
  <w15:commentEx w15:paraId="357D282A" w15:done="1"/>
  <w15:commentEx w15:paraId="1637FEDB" w15:done="0"/>
  <w15:commentEx w15:paraId="737B234A" w15:paraIdParent="1637FEDB" w15:done="0"/>
  <w15:commentEx w15:paraId="0E7EED86" w15:done="0"/>
  <w15:commentEx w15:paraId="600FA3D4" w15:done="0"/>
  <w15:commentEx w15:paraId="0001BC5C" w15:done="0"/>
  <w15:commentEx w15:paraId="7D9ABF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285D" w16cex:dateUtc="2021-08-02T12:16:00Z"/>
  <w16cex:commentExtensible w16cex:durableId="24B19BFF" w16cex:dateUtc="2021-08-02T02:17:00Z"/>
  <w16cex:commentExtensible w16cex:durableId="24C92AB9" w16cex:dateUtc="2021-08-19T23:08:00Z"/>
  <w16cex:commentExtensible w16cex:durableId="24B19EC7" w16cex:dateUtc="2021-08-02T02:29:00Z"/>
  <w16cex:commentExtensible w16cex:durableId="24B19FBC" w16cex:dateUtc="2021-08-02T0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C80324" w16cid:durableId="24B2285D"/>
  <w16cid:commentId w16cid:paraId="59DD77A6" w16cid:durableId="24B19BFF"/>
  <w16cid:commentId w16cid:paraId="357D282A" w16cid:durableId="24C8EA77"/>
  <w16cid:commentId w16cid:paraId="1637FEDB" w16cid:durableId="24C8EA78"/>
  <w16cid:commentId w16cid:paraId="737B234A" w16cid:durableId="24C92AB9"/>
  <w16cid:commentId w16cid:paraId="0E7EED86" w16cid:durableId="24B00776"/>
  <w16cid:commentId w16cid:paraId="600FA3D4" w16cid:durableId="24C8EA79"/>
  <w16cid:commentId w16cid:paraId="0001BC5C" w16cid:durableId="24B19EC7"/>
  <w16cid:commentId w16cid:paraId="7D9ABF2D" w16cid:durableId="24B19F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94176" w14:textId="77777777" w:rsidR="00DC603A" w:rsidRDefault="00DC603A" w:rsidP="00BE4AE6">
      <w:pPr>
        <w:spacing w:line="240" w:lineRule="auto"/>
      </w:pPr>
      <w:r>
        <w:separator/>
      </w:r>
    </w:p>
  </w:endnote>
  <w:endnote w:type="continuationSeparator" w:id="0">
    <w:p w14:paraId="73BEB139" w14:textId="77777777" w:rsidR="00DC603A" w:rsidRDefault="00DC603A" w:rsidP="00BE4A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F DinDisplay Pro">
    <w:altName w:val="PF DinDisplay Pro"/>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C39C0" w14:textId="77777777" w:rsidR="00DC603A" w:rsidRDefault="00DC603A" w:rsidP="00BE4AE6">
      <w:pPr>
        <w:spacing w:line="240" w:lineRule="auto"/>
      </w:pPr>
      <w:r>
        <w:separator/>
      </w:r>
    </w:p>
  </w:footnote>
  <w:footnote w:type="continuationSeparator" w:id="0">
    <w:p w14:paraId="5F2EC7E9" w14:textId="77777777" w:rsidR="00DC603A" w:rsidRDefault="00DC603A" w:rsidP="00BE4A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AC3"/>
    <w:multiLevelType w:val="hybridMultilevel"/>
    <w:tmpl w:val="A5E01F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FB21BC3"/>
    <w:multiLevelType w:val="hybridMultilevel"/>
    <w:tmpl w:val="202824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3E81192"/>
    <w:multiLevelType w:val="multilevel"/>
    <w:tmpl w:val="A950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845662"/>
    <w:multiLevelType w:val="hybridMultilevel"/>
    <w:tmpl w:val="B3C0740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E5C1AC7"/>
    <w:multiLevelType w:val="hybridMultilevel"/>
    <w:tmpl w:val="F07A1F0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47694908"/>
    <w:multiLevelType w:val="hybridMultilevel"/>
    <w:tmpl w:val="7FAEBDE4"/>
    <w:lvl w:ilvl="0" w:tplc="10090019">
      <w:start w:val="4"/>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85B1F09"/>
    <w:multiLevelType w:val="hybridMultilevel"/>
    <w:tmpl w:val="10F00776"/>
    <w:lvl w:ilvl="0" w:tplc="45D6A42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0701F2B"/>
    <w:multiLevelType w:val="hybridMultilevel"/>
    <w:tmpl w:val="81FE71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4225975"/>
    <w:multiLevelType w:val="hybridMultilevel"/>
    <w:tmpl w:val="8EE0D2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63D2C9D"/>
    <w:multiLevelType w:val="multilevel"/>
    <w:tmpl w:val="5D18F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8F51D83"/>
    <w:multiLevelType w:val="hybridMultilevel"/>
    <w:tmpl w:val="A5E01F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9CA19FC"/>
    <w:multiLevelType w:val="hybridMultilevel"/>
    <w:tmpl w:val="7F486CCA"/>
    <w:lvl w:ilvl="0" w:tplc="3C56331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6"/>
  </w:num>
  <w:num w:numId="3">
    <w:abstractNumId w:val="11"/>
  </w:num>
  <w:num w:numId="4">
    <w:abstractNumId w:val="4"/>
  </w:num>
  <w:num w:numId="5">
    <w:abstractNumId w:val="1"/>
  </w:num>
  <w:num w:numId="6">
    <w:abstractNumId w:val="7"/>
  </w:num>
  <w:num w:numId="7">
    <w:abstractNumId w:val="8"/>
  </w:num>
  <w:num w:numId="8">
    <w:abstractNumId w:val="2"/>
  </w:num>
  <w:num w:numId="9">
    <w:abstractNumId w:val="10"/>
  </w:num>
  <w:num w:numId="10">
    <w:abstractNumId w:val="0"/>
  </w:num>
  <w:num w:numId="11">
    <w:abstractNumId w:val="3"/>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tang Zhong">
    <w15:presenceInfo w15:providerId="AD" w15:userId="S::detang.zhong@northstar-data.com::fd9233ef-bb27-4d79-b39c-92032d27c6e0"/>
  </w15:person>
  <w15:person w15:author="Fernandes, Richard">
    <w15:presenceInfo w15:providerId="AD" w15:userId="S-1-5-21-66081788-462978661-1268862865-201722"/>
  </w15:person>
  <w15:person w15:author="Hong, Gang">
    <w15:presenceInfo w15:providerId="AD" w15:userId="S-1-5-21-66081788-462978661-1268862865-273549"/>
  </w15:person>
  <w15:person w15:author="Richard Fernandes">
    <w15:presenceInfo w15:providerId="Windows Live" w15:userId="d9509c0b0bbd3258"/>
  </w15:person>
  <w15:person w15:author="Fernandes, Richard [2]">
    <w15:presenceInfo w15:providerId="None" w15:userId="Fernandes, Richard"/>
  </w15:person>
  <w15:person w15:author="Hong, Gang [2]">
    <w15:presenceInfo w15:providerId="None" w15:userId="Hong, G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E26"/>
    <w:rsid w:val="00011167"/>
    <w:rsid w:val="000225F9"/>
    <w:rsid w:val="00023009"/>
    <w:rsid w:val="000277FD"/>
    <w:rsid w:val="00027A56"/>
    <w:rsid w:val="00030C95"/>
    <w:rsid w:val="000337EB"/>
    <w:rsid w:val="00042B7C"/>
    <w:rsid w:val="00064AB5"/>
    <w:rsid w:val="000664D9"/>
    <w:rsid w:val="000704FE"/>
    <w:rsid w:val="0007355B"/>
    <w:rsid w:val="000764DB"/>
    <w:rsid w:val="00084E8E"/>
    <w:rsid w:val="00086AFC"/>
    <w:rsid w:val="0009319B"/>
    <w:rsid w:val="000A18E0"/>
    <w:rsid w:val="000B2028"/>
    <w:rsid w:val="000C1949"/>
    <w:rsid w:val="000C7BAB"/>
    <w:rsid w:val="000D41EB"/>
    <w:rsid w:val="000D7A7B"/>
    <w:rsid w:val="000E0CC4"/>
    <w:rsid w:val="000F0CFB"/>
    <w:rsid w:val="00101E70"/>
    <w:rsid w:val="00106DFF"/>
    <w:rsid w:val="0011240A"/>
    <w:rsid w:val="0011575F"/>
    <w:rsid w:val="001172EE"/>
    <w:rsid w:val="00125C7C"/>
    <w:rsid w:val="001260F5"/>
    <w:rsid w:val="00131800"/>
    <w:rsid w:val="00135AE5"/>
    <w:rsid w:val="0013723E"/>
    <w:rsid w:val="00141E8C"/>
    <w:rsid w:val="00142714"/>
    <w:rsid w:val="00143DB0"/>
    <w:rsid w:val="001500FB"/>
    <w:rsid w:val="00152392"/>
    <w:rsid w:val="0015596B"/>
    <w:rsid w:val="00164830"/>
    <w:rsid w:val="00167A57"/>
    <w:rsid w:val="00176AD2"/>
    <w:rsid w:val="00193C7C"/>
    <w:rsid w:val="001962B9"/>
    <w:rsid w:val="001A2B08"/>
    <w:rsid w:val="001A3ECC"/>
    <w:rsid w:val="001B1296"/>
    <w:rsid w:val="001B7616"/>
    <w:rsid w:val="001C2B3F"/>
    <w:rsid w:val="001C3278"/>
    <w:rsid w:val="001C7829"/>
    <w:rsid w:val="001D052E"/>
    <w:rsid w:val="001E3183"/>
    <w:rsid w:val="001E4A95"/>
    <w:rsid w:val="001E4BDC"/>
    <w:rsid w:val="001F39DD"/>
    <w:rsid w:val="00203C79"/>
    <w:rsid w:val="002045E7"/>
    <w:rsid w:val="00205673"/>
    <w:rsid w:val="00207626"/>
    <w:rsid w:val="002130C0"/>
    <w:rsid w:val="00213218"/>
    <w:rsid w:val="00216BE2"/>
    <w:rsid w:val="0022751F"/>
    <w:rsid w:val="00233139"/>
    <w:rsid w:val="002341BA"/>
    <w:rsid w:val="0023465E"/>
    <w:rsid w:val="002354C2"/>
    <w:rsid w:val="00237552"/>
    <w:rsid w:val="00250702"/>
    <w:rsid w:val="00252C9C"/>
    <w:rsid w:val="00254510"/>
    <w:rsid w:val="0026447C"/>
    <w:rsid w:val="00266258"/>
    <w:rsid w:val="0027134D"/>
    <w:rsid w:val="00277DFA"/>
    <w:rsid w:val="002842B0"/>
    <w:rsid w:val="00284B3A"/>
    <w:rsid w:val="00285F64"/>
    <w:rsid w:val="00293603"/>
    <w:rsid w:val="00297F89"/>
    <w:rsid w:val="002A48DF"/>
    <w:rsid w:val="002A5268"/>
    <w:rsid w:val="002C05BF"/>
    <w:rsid w:val="002C465A"/>
    <w:rsid w:val="002C5865"/>
    <w:rsid w:val="002C7679"/>
    <w:rsid w:val="002C7DB2"/>
    <w:rsid w:val="002E166C"/>
    <w:rsid w:val="002E5180"/>
    <w:rsid w:val="002E68C2"/>
    <w:rsid w:val="002F103B"/>
    <w:rsid w:val="002F4853"/>
    <w:rsid w:val="002F7A7F"/>
    <w:rsid w:val="00300A41"/>
    <w:rsid w:val="0030235B"/>
    <w:rsid w:val="003024B2"/>
    <w:rsid w:val="003024CE"/>
    <w:rsid w:val="00303A83"/>
    <w:rsid w:val="00307408"/>
    <w:rsid w:val="00312727"/>
    <w:rsid w:val="0034476A"/>
    <w:rsid w:val="00356128"/>
    <w:rsid w:val="00364951"/>
    <w:rsid w:val="00374F8A"/>
    <w:rsid w:val="00376DAC"/>
    <w:rsid w:val="003807A1"/>
    <w:rsid w:val="00384B6D"/>
    <w:rsid w:val="00390969"/>
    <w:rsid w:val="003954DA"/>
    <w:rsid w:val="003A2930"/>
    <w:rsid w:val="003A5478"/>
    <w:rsid w:val="003B379E"/>
    <w:rsid w:val="003C1BC5"/>
    <w:rsid w:val="003C32E6"/>
    <w:rsid w:val="003C767B"/>
    <w:rsid w:val="003D22EE"/>
    <w:rsid w:val="003D2F3E"/>
    <w:rsid w:val="003E1A41"/>
    <w:rsid w:val="003E2BFE"/>
    <w:rsid w:val="003F42C5"/>
    <w:rsid w:val="003F7AA3"/>
    <w:rsid w:val="004037FA"/>
    <w:rsid w:val="00406459"/>
    <w:rsid w:val="00406BD0"/>
    <w:rsid w:val="0041478D"/>
    <w:rsid w:val="004161F1"/>
    <w:rsid w:val="00416449"/>
    <w:rsid w:val="00424526"/>
    <w:rsid w:val="00444486"/>
    <w:rsid w:val="00446EA6"/>
    <w:rsid w:val="004517EC"/>
    <w:rsid w:val="0045319B"/>
    <w:rsid w:val="00471C95"/>
    <w:rsid w:val="00475275"/>
    <w:rsid w:val="00481BE4"/>
    <w:rsid w:val="00482101"/>
    <w:rsid w:val="004828CE"/>
    <w:rsid w:val="00483126"/>
    <w:rsid w:val="00483E62"/>
    <w:rsid w:val="00486AAD"/>
    <w:rsid w:val="004B1747"/>
    <w:rsid w:val="004C0B55"/>
    <w:rsid w:val="004C0F2C"/>
    <w:rsid w:val="004C1410"/>
    <w:rsid w:val="004C4196"/>
    <w:rsid w:val="004C4781"/>
    <w:rsid w:val="004D5D86"/>
    <w:rsid w:val="004E1517"/>
    <w:rsid w:val="004E3A38"/>
    <w:rsid w:val="004E6E8F"/>
    <w:rsid w:val="004F0C60"/>
    <w:rsid w:val="004F4D9A"/>
    <w:rsid w:val="004F537B"/>
    <w:rsid w:val="004F6BB7"/>
    <w:rsid w:val="004F6EE9"/>
    <w:rsid w:val="00500733"/>
    <w:rsid w:val="00503417"/>
    <w:rsid w:val="00504C88"/>
    <w:rsid w:val="00512090"/>
    <w:rsid w:val="00514B8F"/>
    <w:rsid w:val="0051592D"/>
    <w:rsid w:val="00521C8C"/>
    <w:rsid w:val="0052669C"/>
    <w:rsid w:val="0053601C"/>
    <w:rsid w:val="0054019D"/>
    <w:rsid w:val="00543C04"/>
    <w:rsid w:val="0054774E"/>
    <w:rsid w:val="00563D27"/>
    <w:rsid w:val="005739AF"/>
    <w:rsid w:val="00576E0B"/>
    <w:rsid w:val="0058302C"/>
    <w:rsid w:val="00583CC8"/>
    <w:rsid w:val="00596BAE"/>
    <w:rsid w:val="005A33F4"/>
    <w:rsid w:val="005D0D5E"/>
    <w:rsid w:val="005D4C9E"/>
    <w:rsid w:val="005E1CED"/>
    <w:rsid w:val="005F360A"/>
    <w:rsid w:val="006002AF"/>
    <w:rsid w:val="00605AE1"/>
    <w:rsid w:val="00607BEC"/>
    <w:rsid w:val="00626F1F"/>
    <w:rsid w:val="00637402"/>
    <w:rsid w:val="00641656"/>
    <w:rsid w:val="006550C0"/>
    <w:rsid w:val="0066749E"/>
    <w:rsid w:val="006735AB"/>
    <w:rsid w:val="006752E6"/>
    <w:rsid w:val="00675F01"/>
    <w:rsid w:val="00676969"/>
    <w:rsid w:val="006803D9"/>
    <w:rsid w:val="00686014"/>
    <w:rsid w:val="006900E7"/>
    <w:rsid w:val="006919CB"/>
    <w:rsid w:val="006A2DFE"/>
    <w:rsid w:val="006A4C79"/>
    <w:rsid w:val="006A7E9D"/>
    <w:rsid w:val="006B1983"/>
    <w:rsid w:val="006B45D1"/>
    <w:rsid w:val="006B56F5"/>
    <w:rsid w:val="006B7224"/>
    <w:rsid w:val="006C2094"/>
    <w:rsid w:val="006C76F0"/>
    <w:rsid w:val="006D12C6"/>
    <w:rsid w:val="006D1C5A"/>
    <w:rsid w:val="006D4A9D"/>
    <w:rsid w:val="006E68E5"/>
    <w:rsid w:val="006F23E8"/>
    <w:rsid w:val="00701086"/>
    <w:rsid w:val="00704E6B"/>
    <w:rsid w:val="0071153E"/>
    <w:rsid w:val="00713D7A"/>
    <w:rsid w:val="00717EF8"/>
    <w:rsid w:val="00722E26"/>
    <w:rsid w:val="00725E0D"/>
    <w:rsid w:val="007274F8"/>
    <w:rsid w:val="007309CB"/>
    <w:rsid w:val="0074757F"/>
    <w:rsid w:val="00752CE6"/>
    <w:rsid w:val="007535D9"/>
    <w:rsid w:val="00756C07"/>
    <w:rsid w:val="00757216"/>
    <w:rsid w:val="0076211D"/>
    <w:rsid w:val="007641A3"/>
    <w:rsid w:val="0077082D"/>
    <w:rsid w:val="00771CF6"/>
    <w:rsid w:val="00775D92"/>
    <w:rsid w:val="00783018"/>
    <w:rsid w:val="007930F8"/>
    <w:rsid w:val="00795EBF"/>
    <w:rsid w:val="007A07C1"/>
    <w:rsid w:val="007A3EA1"/>
    <w:rsid w:val="007B04CE"/>
    <w:rsid w:val="007B2E04"/>
    <w:rsid w:val="007C152F"/>
    <w:rsid w:val="007E6581"/>
    <w:rsid w:val="007F15A2"/>
    <w:rsid w:val="007F7C61"/>
    <w:rsid w:val="0080101E"/>
    <w:rsid w:val="00811C01"/>
    <w:rsid w:val="00813EFA"/>
    <w:rsid w:val="00814469"/>
    <w:rsid w:val="008173E3"/>
    <w:rsid w:val="00823C75"/>
    <w:rsid w:val="0084042F"/>
    <w:rsid w:val="008547BE"/>
    <w:rsid w:val="00860176"/>
    <w:rsid w:val="008657C4"/>
    <w:rsid w:val="0086721C"/>
    <w:rsid w:val="008672D1"/>
    <w:rsid w:val="00873953"/>
    <w:rsid w:val="00874960"/>
    <w:rsid w:val="00886748"/>
    <w:rsid w:val="008A04E8"/>
    <w:rsid w:val="008A5C36"/>
    <w:rsid w:val="008C3885"/>
    <w:rsid w:val="008C437C"/>
    <w:rsid w:val="008D3F18"/>
    <w:rsid w:val="008F3E40"/>
    <w:rsid w:val="008F4753"/>
    <w:rsid w:val="008F54E2"/>
    <w:rsid w:val="008F644B"/>
    <w:rsid w:val="00901417"/>
    <w:rsid w:val="00903B49"/>
    <w:rsid w:val="009151A2"/>
    <w:rsid w:val="009323EE"/>
    <w:rsid w:val="00957669"/>
    <w:rsid w:val="009607DA"/>
    <w:rsid w:val="009714FC"/>
    <w:rsid w:val="00980539"/>
    <w:rsid w:val="00986A01"/>
    <w:rsid w:val="0099187B"/>
    <w:rsid w:val="009959E9"/>
    <w:rsid w:val="009A0848"/>
    <w:rsid w:val="009A272B"/>
    <w:rsid w:val="009A2C4F"/>
    <w:rsid w:val="009D0B3B"/>
    <w:rsid w:val="009D769E"/>
    <w:rsid w:val="009E331C"/>
    <w:rsid w:val="009E49E5"/>
    <w:rsid w:val="009F0FEE"/>
    <w:rsid w:val="009F11F0"/>
    <w:rsid w:val="009F2705"/>
    <w:rsid w:val="00A06D83"/>
    <w:rsid w:val="00A07EF0"/>
    <w:rsid w:val="00A225A2"/>
    <w:rsid w:val="00A23A83"/>
    <w:rsid w:val="00A33111"/>
    <w:rsid w:val="00A44F1D"/>
    <w:rsid w:val="00A76B93"/>
    <w:rsid w:val="00A77AB3"/>
    <w:rsid w:val="00A95BAB"/>
    <w:rsid w:val="00AA6B26"/>
    <w:rsid w:val="00AB1E86"/>
    <w:rsid w:val="00AC3058"/>
    <w:rsid w:val="00AC6F3D"/>
    <w:rsid w:val="00AC7D98"/>
    <w:rsid w:val="00AD2BFB"/>
    <w:rsid w:val="00AF10A1"/>
    <w:rsid w:val="00AF228E"/>
    <w:rsid w:val="00AF3EA0"/>
    <w:rsid w:val="00B01C7E"/>
    <w:rsid w:val="00B04904"/>
    <w:rsid w:val="00B07A45"/>
    <w:rsid w:val="00B11154"/>
    <w:rsid w:val="00B13072"/>
    <w:rsid w:val="00B16589"/>
    <w:rsid w:val="00B16625"/>
    <w:rsid w:val="00B23B99"/>
    <w:rsid w:val="00B25AD4"/>
    <w:rsid w:val="00B40F46"/>
    <w:rsid w:val="00B5596B"/>
    <w:rsid w:val="00B62D25"/>
    <w:rsid w:val="00B71E11"/>
    <w:rsid w:val="00B75D74"/>
    <w:rsid w:val="00B83802"/>
    <w:rsid w:val="00B85045"/>
    <w:rsid w:val="00B85D53"/>
    <w:rsid w:val="00B86F96"/>
    <w:rsid w:val="00B920F9"/>
    <w:rsid w:val="00B934D6"/>
    <w:rsid w:val="00B94E58"/>
    <w:rsid w:val="00B95223"/>
    <w:rsid w:val="00BA2861"/>
    <w:rsid w:val="00BA548D"/>
    <w:rsid w:val="00BB611B"/>
    <w:rsid w:val="00BB61B4"/>
    <w:rsid w:val="00BC2AFD"/>
    <w:rsid w:val="00BC646C"/>
    <w:rsid w:val="00BD5780"/>
    <w:rsid w:val="00BE1952"/>
    <w:rsid w:val="00BE4AE6"/>
    <w:rsid w:val="00BE6E9C"/>
    <w:rsid w:val="00BE72EF"/>
    <w:rsid w:val="00C15136"/>
    <w:rsid w:val="00C15D63"/>
    <w:rsid w:val="00C23B18"/>
    <w:rsid w:val="00C3188A"/>
    <w:rsid w:val="00C32768"/>
    <w:rsid w:val="00C4595E"/>
    <w:rsid w:val="00C4608E"/>
    <w:rsid w:val="00C60773"/>
    <w:rsid w:val="00C63BB0"/>
    <w:rsid w:val="00C64B7A"/>
    <w:rsid w:val="00C72B9F"/>
    <w:rsid w:val="00C752FF"/>
    <w:rsid w:val="00C775F1"/>
    <w:rsid w:val="00C80C89"/>
    <w:rsid w:val="00C931CA"/>
    <w:rsid w:val="00C960CA"/>
    <w:rsid w:val="00CA655D"/>
    <w:rsid w:val="00CB0DA4"/>
    <w:rsid w:val="00CB22D3"/>
    <w:rsid w:val="00CB5A0C"/>
    <w:rsid w:val="00CC56EB"/>
    <w:rsid w:val="00CD4317"/>
    <w:rsid w:val="00CD7ADF"/>
    <w:rsid w:val="00CF607E"/>
    <w:rsid w:val="00D03F07"/>
    <w:rsid w:val="00D0796E"/>
    <w:rsid w:val="00D07A6D"/>
    <w:rsid w:val="00D2667F"/>
    <w:rsid w:val="00D30553"/>
    <w:rsid w:val="00D4258F"/>
    <w:rsid w:val="00D465D5"/>
    <w:rsid w:val="00D52273"/>
    <w:rsid w:val="00D52F15"/>
    <w:rsid w:val="00D54BA3"/>
    <w:rsid w:val="00D62FA4"/>
    <w:rsid w:val="00D742D1"/>
    <w:rsid w:val="00D767A3"/>
    <w:rsid w:val="00D8043B"/>
    <w:rsid w:val="00D85E5D"/>
    <w:rsid w:val="00DA351F"/>
    <w:rsid w:val="00DB1652"/>
    <w:rsid w:val="00DB19D7"/>
    <w:rsid w:val="00DB582E"/>
    <w:rsid w:val="00DC017C"/>
    <w:rsid w:val="00DC3DF7"/>
    <w:rsid w:val="00DC5378"/>
    <w:rsid w:val="00DC603A"/>
    <w:rsid w:val="00DD4123"/>
    <w:rsid w:val="00DD5F86"/>
    <w:rsid w:val="00DD7B06"/>
    <w:rsid w:val="00DE3ED3"/>
    <w:rsid w:val="00DE4071"/>
    <w:rsid w:val="00DE7D2C"/>
    <w:rsid w:val="00DF2BD3"/>
    <w:rsid w:val="00E03FF5"/>
    <w:rsid w:val="00E17ED6"/>
    <w:rsid w:val="00E20442"/>
    <w:rsid w:val="00E26335"/>
    <w:rsid w:val="00E3108E"/>
    <w:rsid w:val="00E33779"/>
    <w:rsid w:val="00E3394E"/>
    <w:rsid w:val="00E34F7A"/>
    <w:rsid w:val="00E40064"/>
    <w:rsid w:val="00E467BC"/>
    <w:rsid w:val="00E46BE9"/>
    <w:rsid w:val="00E57433"/>
    <w:rsid w:val="00E6481D"/>
    <w:rsid w:val="00E65119"/>
    <w:rsid w:val="00E66A7A"/>
    <w:rsid w:val="00E73E22"/>
    <w:rsid w:val="00E76BB5"/>
    <w:rsid w:val="00E827BD"/>
    <w:rsid w:val="00E84F3F"/>
    <w:rsid w:val="00E85241"/>
    <w:rsid w:val="00E9619F"/>
    <w:rsid w:val="00EA24B2"/>
    <w:rsid w:val="00EA2817"/>
    <w:rsid w:val="00EA6D09"/>
    <w:rsid w:val="00EB7813"/>
    <w:rsid w:val="00EB7D1B"/>
    <w:rsid w:val="00EC2BE8"/>
    <w:rsid w:val="00EC4872"/>
    <w:rsid w:val="00ED0BB5"/>
    <w:rsid w:val="00ED5C83"/>
    <w:rsid w:val="00EE1020"/>
    <w:rsid w:val="00EF5E34"/>
    <w:rsid w:val="00EF7117"/>
    <w:rsid w:val="00F03F38"/>
    <w:rsid w:val="00F04DFC"/>
    <w:rsid w:val="00F149B1"/>
    <w:rsid w:val="00F178A3"/>
    <w:rsid w:val="00F2040F"/>
    <w:rsid w:val="00F2212D"/>
    <w:rsid w:val="00F2305C"/>
    <w:rsid w:val="00F3084B"/>
    <w:rsid w:val="00F3101D"/>
    <w:rsid w:val="00F334E3"/>
    <w:rsid w:val="00F3484F"/>
    <w:rsid w:val="00F47AB7"/>
    <w:rsid w:val="00F47AD3"/>
    <w:rsid w:val="00F56C85"/>
    <w:rsid w:val="00F60990"/>
    <w:rsid w:val="00F61046"/>
    <w:rsid w:val="00F628C3"/>
    <w:rsid w:val="00F63EA3"/>
    <w:rsid w:val="00F75614"/>
    <w:rsid w:val="00F81987"/>
    <w:rsid w:val="00F86256"/>
    <w:rsid w:val="00F869CD"/>
    <w:rsid w:val="00F9397D"/>
    <w:rsid w:val="00F946FD"/>
    <w:rsid w:val="00FC0116"/>
    <w:rsid w:val="00FC1F5A"/>
    <w:rsid w:val="00FC5A8C"/>
    <w:rsid w:val="00FD79FA"/>
    <w:rsid w:val="00FD7A58"/>
    <w:rsid w:val="00FE2F02"/>
    <w:rsid w:val="00FE476E"/>
    <w:rsid w:val="00FF28B1"/>
    <w:rsid w:val="00FF62C3"/>
    <w:rsid w:val="00FF6C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CA39"/>
  <w15:docId w15:val="{41D217B0-B776-41CD-968B-EDD807D9F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ListParagraph">
    <w:name w:val="List Paragraph"/>
    <w:basedOn w:val="Normal"/>
    <w:uiPriority w:val="34"/>
    <w:qFormat/>
    <w:rsid w:val="00266258"/>
    <w:pPr>
      <w:ind w:left="720"/>
      <w:contextualSpacing/>
    </w:pPr>
  </w:style>
  <w:style w:type="table" w:styleId="TableGrid">
    <w:name w:val="Table Grid"/>
    <w:basedOn w:val="TableNormal"/>
    <w:uiPriority w:val="39"/>
    <w:rsid w:val="00B86F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6F96"/>
    <w:rPr>
      <w:color w:val="0000FF"/>
      <w:u w:val="single"/>
    </w:rPr>
  </w:style>
  <w:style w:type="paragraph" w:styleId="Caption">
    <w:name w:val="caption"/>
    <w:basedOn w:val="Normal"/>
    <w:next w:val="Normal"/>
    <w:uiPriority w:val="35"/>
    <w:unhideWhenUsed/>
    <w:qFormat/>
    <w:rsid w:val="00B86F96"/>
    <w:pPr>
      <w:spacing w:after="200" w:line="240" w:lineRule="auto"/>
    </w:pPr>
    <w:rPr>
      <w:i/>
      <w:iCs/>
      <w:color w:val="1F497D" w:themeColor="text2"/>
      <w:sz w:val="18"/>
      <w:szCs w:val="18"/>
    </w:rPr>
  </w:style>
  <w:style w:type="paragraph" w:styleId="NormalWeb">
    <w:name w:val="Normal (Web)"/>
    <w:basedOn w:val="Normal"/>
    <w:uiPriority w:val="99"/>
    <w:semiHidden/>
    <w:unhideWhenUsed/>
    <w:rsid w:val="0058302C"/>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Emphasis">
    <w:name w:val="Emphasis"/>
    <w:basedOn w:val="DefaultParagraphFont"/>
    <w:uiPriority w:val="20"/>
    <w:qFormat/>
    <w:rsid w:val="00D07A6D"/>
    <w:rPr>
      <w:i/>
      <w:iCs/>
    </w:rPr>
  </w:style>
  <w:style w:type="paragraph" w:customStyle="1" w:styleId="Pa11">
    <w:name w:val="Pa11"/>
    <w:basedOn w:val="Normal"/>
    <w:next w:val="Normal"/>
    <w:uiPriority w:val="99"/>
    <w:rsid w:val="00F04DFC"/>
    <w:pPr>
      <w:autoSpaceDE w:val="0"/>
      <w:autoSpaceDN w:val="0"/>
      <w:adjustRightInd w:val="0"/>
      <w:spacing w:line="121" w:lineRule="atLeast"/>
    </w:pPr>
    <w:rPr>
      <w:rFonts w:ascii="PF DinDisplay Pro" w:hAnsi="PF DinDisplay Pro"/>
      <w:sz w:val="24"/>
      <w:szCs w:val="24"/>
      <w:lang w:val="en-CA"/>
    </w:rPr>
  </w:style>
  <w:style w:type="character" w:customStyle="1" w:styleId="A12">
    <w:name w:val="A12"/>
    <w:uiPriority w:val="99"/>
    <w:rsid w:val="00F04DFC"/>
    <w:rPr>
      <w:rFonts w:cs="PF DinDisplay Pro"/>
      <w:color w:val="000000"/>
      <w:sz w:val="14"/>
      <w:szCs w:val="14"/>
    </w:rPr>
  </w:style>
  <w:style w:type="character" w:styleId="CommentReference">
    <w:name w:val="annotation reference"/>
    <w:basedOn w:val="DefaultParagraphFont"/>
    <w:uiPriority w:val="99"/>
    <w:semiHidden/>
    <w:unhideWhenUsed/>
    <w:rsid w:val="003D2F3E"/>
    <w:rPr>
      <w:sz w:val="16"/>
      <w:szCs w:val="16"/>
    </w:rPr>
  </w:style>
  <w:style w:type="paragraph" w:styleId="CommentText">
    <w:name w:val="annotation text"/>
    <w:basedOn w:val="Normal"/>
    <w:link w:val="CommentTextChar"/>
    <w:uiPriority w:val="99"/>
    <w:semiHidden/>
    <w:unhideWhenUsed/>
    <w:rsid w:val="003D2F3E"/>
    <w:pPr>
      <w:spacing w:line="240" w:lineRule="auto"/>
    </w:pPr>
    <w:rPr>
      <w:sz w:val="20"/>
      <w:szCs w:val="20"/>
    </w:rPr>
  </w:style>
  <w:style w:type="character" w:customStyle="1" w:styleId="CommentTextChar">
    <w:name w:val="Comment Text Char"/>
    <w:basedOn w:val="DefaultParagraphFont"/>
    <w:link w:val="CommentText"/>
    <w:uiPriority w:val="99"/>
    <w:semiHidden/>
    <w:rsid w:val="003D2F3E"/>
    <w:rPr>
      <w:sz w:val="20"/>
      <w:szCs w:val="20"/>
    </w:rPr>
  </w:style>
  <w:style w:type="paragraph" w:styleId="CommentSubject">
    <w:name w:val="annotation subject"/>
    <w:basedOn w:val="CommentText"/>
    <w:next w:val="CommentText"/>
    <w:link w:val="CommentSubjectChar"/>
    <w:uiPriority w:val="99"/>
    <w:semiHidden/>
    <w:unhideWhenUsed/>
    <w:rsid w:val="003D2F3E"/>
    <w:rPr>
      <w:b/>
      <w:bCs/>
    </w:rPr>
  </w:style>
  <w:style w:type="character" w:customStyle="1" w:styleId="CommentSubjectChar">
    <w:name w:val="Comment Subject Char"/>
    <w:basedOn w:val="CommentTextChar"/>
    <w:link w:val="CommentSubject"/>
    <w:uiPriority w:val="99"/>
    <w:semiHidden/>
    <w:rsid w:val="003D2F3E"/>
    <w:rPr>
      <w:b/>
      <w:bCs/>
      <w:sz w:val="20"/>
      <w:szCs w:val="20"/>
    </w:rPr>
  </w:style>
  <w:style w:type="paragraph" w:styleId="BalloonText">
    <w:name w:val="Balloon Text"/>
    <w:basedOn w:val="Normal"/>
    <w:link w:val="BalloonTextChar"/>
    <w:uiPriority w:val="99"/>
    <w:semiHidden/>
    <w:unhideWhenUsed/>
    <w:rsid w:val="003D2F3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F3E"/>
    <w:rPr>
      <w:rFonts w:ascii="Segoe UI" w:hAnsi="Segoe UI" w:cs="Segoe UI"/>
      <w:sz w:val="18"/>
      <w:szCs w:val="18"/>
    </w:rPr>
  </w:style>
  <w:style w:type="table" w:styleId="PlainTable1">
    <w:name w:val="Plain Table 1"/>
    <w:basedOn w:val="TableNormal"/>
    <w:uiPriority w:val="41"/>
    <w:rsid w:val="00BE4AE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E4AE6"/>
    <w:pPr>
      <w:tabs>
        <w:tab w:val="center" w:pos="4680"/>
        <w:tab w:val="right" w:pos="9360"/>
      </w:tabs>
      <w:spacing w:line="240" w:lineRule="auto"/>
    </w:pPr>
  </w:style>
  <w:style w:type="character" w:customStyle="1" w:styleId="HeaderChar">
    <w:name w:val="Header Char"/>
    <w:basedOn w:val="DefaultParagraphFont"/>
    <w:link w:val="Header"/>
    <w:uiPriority w:val="99"/>
    <w:rsid w:val="00BE4AE6"/>
  </w:style>
  <w:style w:type="paragraph" w:styleId="Footer">
    <w:name w:val="footer"/>
    <w:basedOn w:val="Normal"/>
    <w:link w:val="FooterChar"/>
    <w:uiPriority w:val="99"/>
    <w:unhideWhenUsed/>
    <w:rsid w:val="00BE4AE6"/>
    <w:pPr>
      <w:tabs>
        <w:tab w:val="center" w:pos="4680"/>
        <w:tab w:val="right" w:pos="9360"/>
      </w:tabs>
      <w:spacing w:line="240" w:lineRule="auto"/>
    </w:pPr>
  </w:style>
  <w:style w:type="character" w:customStyle="1" w:styleId="FooterChar">
    <w:name w:val="Footer Char"/>
    <w:basedOn w:val="DefaultParagraphFont"/>
    <w:link w:val="Footer"/>
    <w:uiPriority w:val="99"/>
    <w:rsid w:val="00BE4AE6"/>
  </w:style>
  <w:style w:type="character" w:styleId="PlaceholderText">
    <w:name w:val="Placeholder Text"/>
    <w:basedOn w:val="DefaultParagraphFont"/>
    <w:uiPriority w:val="99"/>
    <w:semiHidden/>
    <w:rsid w:val="009A0848"/>
    <w:rPr>
      <w:color w:val="808080"/>
    </w:rPr>
  </w:style>
  <w:style w:type="paragraph" w:styleId="HTMLPreformatted">
    <w:name w:val="HTML Preformatted"/>
    <w:basedOn w:val="Normal"/>
    <w:link w:val="HTMLPreformattedChar"/>
    <w:uiPriority w:val="99"/>
    <w:semiHidden/>
    <w:unhideWhenUsed/>
    <w:rsid w:val="00ED5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ED5C83"/>
    <w:rPr>
      <w:rFonts w:ascii="Courier New" w:eastAsia="Times New Roman" w:hAnsi="Courier New" w:cs="Courier New"/>
      <w:sz w:val="20"/>
      <w:szCs w:val="20"/>
      <w:lang w:val="en-CA"/>
    </w:rPr>
  </w:style>
  <w:style w:type="character" w:customStyle="1" w:styleId="line">
    <w:name w:val="line"/>
    <w:basedOn w:val="DefaultParagraphFont"/>
    <w:rsid w:val="00ED5C83"/>
  </w:style>
  <w:style w:type="character" w:customStyle="1" w:styleId="UnresolvedMention1">
    <w:name w:val="Unresolved Mention1"/>
    <w:basedOn w:val="DefaultParagraphFont"/>
    <w:uiPriority w:val="99"/>
    <w:semiHidden/>
    <w:unhideWhenUsed/>
    <w:rsid w:val="00475275"/>
    <w:rPr>
      <w:color w:val="605E5C"/>
      <w:shd w:val="clear" w:color="auto" w:fill="E1DFDD"/>
    </w:rPr>
  </w:style>
  <w:style w:type="character" w:styleId="Strong">
    <w:name w:val="Strong"/>
    <w:basedOn w:val="DefaultParagraphFont"/>
    <w:uiPriority w:val="22"/>
    <w:qFormat/>
    <w:rsid w:val="00AF10A1"/>
    <w:rPr>
      <w:b/>
      <w:bCs/>
    </w:rPr>
  </w:style>
  <w:style w:type="character" w:customStyle="1" w:styleId="field--highwire-content-title">
    <w:name w:val="field--highwire-content-title"/>
    <w:basedOn w:val="DefaultParagraphFont"/>
    <w:rsid w:val="002C5865"/>
  </w:style>
  <w:style w:type="paragraph" w:customStyle="1" w:styleId="contrib">
    <w:name w:val="contrib"/>
    <w:basedOn w:val="Normal"/>
    <w:rsid w:val="002C5865"/>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html-italic">
    <w:name w:val="html-italic"/>
    <w:basedOn w:val="DefaultParagraphFont"/>
    <w:rsid w:val="00D54BA3"/>
  </w:style>
  <w:style w:type="character" w:customStyle="1" w:styleId="authors-info">
    <w:name w:val="authors-info"/>
    <w:basedOn w:val="DefaultParagraphFont"/>
    <w:rsid w:val="00205673"/>
  </w:style>
  <w:style w:type="character" w:customStyle="1" w:styleId="blue-tooltip">
    <w:name w:val="blue-tooltip"/>
    <w:basedOn w:val="DefaultParagraphFont"/>
    <w:rsid w:val="00205673"/>
  </w:style>
  <w:style w:type="character" w:customStyle="1" w:styleId="UnresolvedMention2">
    <w:name w:val="Unresolved Mention2"/>
    <w:basedOn w:val="DefaultParagraphFont"/>
    <w:uiPriority w:val="99"/>
    <w:semiHidden/>
    <w:unhideWhenUsed/>
    <w:rsid w:val="00B01C7E"/>
    <w:rPr>
      <w:color w:val="605E5C"/>
      <w:shd w:val="clear" w:color="auto" w:fill="E1DFDD"/>
    </w:rPr>
  </w:style>
  <w:style w:type="paragraph" w:styleId="Revision">
    <w:name w:val="Revision"/>
    <w:hidden/>
    <w:uiPriority w:val="99"/>
    <w:semiHidden/>
    <w:rsid w:val="00A77AB3"/>
    <w:pPr>
      <w:spacing w:line="240" w:lineRule="auto"/>
    </w:pPr>
  </w:style>
  <w:style w:type="character" w:customStyle="1" w:styleId="UnresolvedMention">
    <w:name w:val="Unresolved Mention"/>
    <w:basedOn w:val="DefaultParagraphFont"/>
    <w:uiPriority w:val="99"/>
    <w:semiHidden/>
    <w:unhideWhenUsed/>
    <w:rsid w:val="00E337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86287">
      <w:bodyDiv w:val="1"/>
      <w:marLeft w:val="0"/>
      <w:marRight w:val="0"/>
      <w:marTop w:val="0"/>
      <w:marBottom w:val="0"/>
      <w:divBdr>
        <w:top w:val="none" w:sz="0" w:space="0" w:color="auto"/>
        <w:left w:val="none" w:sz="0" w:space="0" w:color="auto"/>
        <w:bottom w:val="none" w:sz="0" w:space="0" w:color="auto"/>
        <w:right w:val="none" w:sz="0" w:space="0" w:color="auto"/>
      </w:divBdr>
    </w:div>
    <w:div w:id="74012690">
      <w:bodyDiv w:val="1"/>
      <w:marLeft w:val="0"/>
      <w:marRight w:val="0"/>
      <w:marTop w:val="0"/>
      <w:marBottom w:val="0"/>
      <w:divBdr>
        <w:top w:val="none" w:sz="0" w:space="0" w:color="auto"/>
        <w:left w:val="none" w:sz="0" w:space="0" w:color="auto"/>
        <w:bottom w:val="none" w:sz="0" w:space="0" w:color="auto"/>
        <w:right w:val="none" w:sz="0" w:space="0" w:color="auto"/>
      </w:divBdr>
    </w:div>
    <w:div w:id="109201823">
      <w:bodyDiv w:val="1"/>
      <w:marLeft w:val="0"/>
      <w:marRight w:val="0"/>
      <w:marTop w:val="0"/>
      <w:marBottom w:val="0"/>
      <w:divBdr>
        <w:top w:val="none" w:sz="0" w:space="0" w:color="auto"/>
        <w:left w:val="none" w:sz="0" w:space="0" w:color="auto"/>
        <w:bottom w:val="none" w:sz="0" w:space="0" w:color="auto"/>
        <w:right w:val="none" w:sz="0" w:space="0" w:color="auto"/>
      </w:divBdr>
    </w:div>
    <w:div w:id="128983442">
      <w:bodyDiv w:val="1"/>
      <w:marLeft w:val="0"/>
      <w:marRight w:val="0"/>
      <w:marTop w:val="0"/>
      <w:marBottom w:val="0"/>
      <w:divBdr>
        <w:top w:val="none" w:sz="0" w:space="0" w:color="auto"/>
        <w:left w:val="none" w:sz="0" w:space="0" w:color="auto"/>
        <w:bottom w:val="none" w:sz="0" w:space="0" w:color="auto"/>
        <w:right w:val="none" w:sz="0" w:space="0" w:color="auto"/>
      </w:divBdr>
    </w:div>
    <w:div w:id="152532058">
      <w:bodyDiv w:val="1"/>
      <w:marLeft w:val="0"/>
      <w:marRight w:val="0"/>
      <w:marTop w:val="0"/>
      <w:marBottom w:val="0"/>
      <w:divBdr>
        <w:top w:val="none" w:sz="0" w:space="0" w:color="auto"/>
        <w:left w:val="none" w:sz="0" w:space="0" w:color="auto"/>
        <w:bottom w:val="none" w:sz="0" w:space="0" w:color="auto"/>
        <w:right w:val="none" w:sz="0" w:space="0" w:color="auto"/>
      </w:divBdr>
    </w:div>
    <w:div w:id="165679000">
      <w:bodyDiv w:val="1"/>
      <w:marLeft w:val="0"/>
      <w:marRight w:val="0"/>
      <w:marTop w:val="0"/>
      <w:marBottom w:val="0"/>
      <w:divBdr>
        <w:top w:val="none" w:sz="0" w:space="0" w:color="auto"/>
        <w:left w:val="none" w:sz="0" w:space="0" w:color="auto"/>
        <w:bottom w:val="none" w:sz="0" w:space="0" w:color="auto"/>
        <w:right w:val="none" w:sz="0" w:space="0" w:color="auto"/>
      </w:divBdr>
    </w:div>
    <w:div w:id="203174917">
      <w:bodyDiv w:val="1"/>
      <w:marLeft w:val="0"/>
      <w:marRight w:val="0"/>
      <w:marTop w:val="0"/>
      <w:marBottom w:val="0"/>
      <w:divBdr>
        <w:top w:val="none" w:sz="0" w:space="0" w:color="auto"/>
        <w:left w:val="none" w:sz="0" w:space="0" w:color="auto"/>
        <w:bottom w:val="none" w:sz="0" w:space="0" w:color="auto"/>
        <w:right w:val="none" w:sz="0" w:space="0" w:color="auto"/>
      </w:divBdr>
    </w:div>
    <w:div w:id="282343830">
      <w:bodyDiv w:val="1"/>
      <w:marLeft w:val="0"/>
      <w:marRight w:val="0"/>
      <w:marTop w:val="0"/>
      <w:marBottom w:val="0"/>
      <w:divBdr>
        <w:top w:val="none" w:sz="0" w:space="0" w:color="auto"/>
        <w:left w:val="none" w:sz="0" w:space="0" w:color="auto"/>
        <w:bottom w:val="none" w:sz="0" w:space="0" w:color="auto"/>
        <w:right w:val="none" w:sz="0" w:space="0" w:color="auto"/>
      </w:divBdr>
    </w:div>
    <w:div w:id="297027276">
      <w:bodyDiv w:val="1"/>
      <w:marLeft w:val="0"/>
      <w:marRight w:val="0"/>
      <w:marTop w:val="0"/>
      <w:marBottom w:val="0"/>
      <w:divBdr>
        <w:top w:val="none" w:sz="0" w:space="0" w:color="auto"/>
        <w:left w:val="none" w:sz="0" w:space="0" w:color="auto"/>
        <w:bottom w:val="none" w:sz="0" w:space="0" w:color="auto"/>
        <w:right w:val="none" w:sz="0" w:space="0" w:color="auto"/>
      </w:divBdr>
    </w:div>
    <w:div w:id="365981350">
      <w:bodyDiv w:val="1"/>
      <w:marLeft w:val="0"/>
      <w:marRight w:val="0"/>
      <w:marTop w:val="0"/>
      <w:marBottom w:val="0"/>
      <w:divBdr>
        <w:top w:val="none" w:sz="0" w:space="0" w:color="auto"/>
        <w:left w:val="none" w:sz="0" w:space="0" w:color="auto"/>
        <w:bottom w:val="none" w:sz="0" w:space="0" w:color="auto"/>
        <w:right w:val="none" w:sz="0" w:space="0" w:color="auto"/>
      </w:divBdr>
    </w:div>
    <w:div w:id="386730595">
      <w:bodyDiv w:val="1"/>
      <w:marLeft w:val="0"/>
      <w:marRight w:val="0"/>
      <w:marTop w:val="0"/>
      <w:marBottom w:val="0"/>
      <w:divBdr>
        <w:top w:val="none" w:sz="0" w:space="0" w:color="auto"/>
        <w:left w:val="none" w:sz="0" w:space="0" w:color="auto"/>
        <w:bottom w:val="none" w:sz="0" w:space="0" w:color="auto"/>
        <w:right w:val="none" w:sz="0" w:space="0" w:color="auto"/>
      </w:divBdr>
    </w:div>
    <w:div w:id="401947377">
      <w:bodyDiv w:val="1"/>
      <w:marLeft w:val="0"/>
      <w:marRight w:val="0"/>
      <w:marTop w:val="0"/>
      <w:marBottom w:val="0"/>
      <w:divBdr>
        <w:top w:val="none" w:sz="0" w:space="0" w:color="auto"/>
        <w:left w:val="none" w:sz="0" w:space="0" w:color="auto"/>
        <w:bottom w:val="none" w:sz="0" w:space="0" w:color="auto"/>
        <w:right w:val="none" w:sz="0" w:space="0" w:color="auto"/>
      </w:divBdr>
    </w:div>
    <w:div w:id="438262530">
      <w:bodyDiv w:val="1"/>
      <w:marLeft w:val="0"/>
      <w:marRight w:val="0"/>
      <w:marTop w:val="0"/>
      <w:marBottom w:val="0"/>
      <w:divBdr>
        <w:top w:val="none" w:sz="0" w:space="0" w:color="auto"/>
        <w:left w:val="none" w:sz="0" w:space="0" w:color="auto"/>
        <w:bottom w:val="none" w:sz="0" w:space="0" w:color="auto"/>
        <w:right w:val="none" w:sz="0" w:space="0" w:color="auto"/>
      </w:divBdr>
    </w:div>
    <w:div w:id="439960380">
      <w:bodyDiv w:val="1"/>
      <w:marLeft w:val="0"/>
      <w:marRight w:val="0"/>
      <w:marTop w:val="0"/>
      <w:marBottom w:val="0"/>
      <w:divBdr>
        <w:top w:val="none" w:sz="0" w:space="0" w:color="auto"/>
        <w:left w:val="none" w:sz="0" w:space="0" w:color="auto"/>
        <w:bottom w:val="none" w:sz="0" w:space="0" w:color="auto"/>
        <w:right w:val="none" w:sz="0" w:space="0" w:color="auto"/>
      </w:divBdr>
    </w:div>
    <w:div w:id="483819038">
      <w:bodyDiv w:val="1"/>
      <w:marLeft w:val="0"/>
      <w:marRight w:val="0"/>
      <w:marTop w:val="0"/>
      <w:marBottom w:val="0"/>
      <w:divBdr>
        <w:top w:val="none" w:sz="0" w:space="0" w:color="auto"/>
        <w:left w:val="none" w:sz="0" w:space="0" w:color="auto"/>
        <w:bottom w:val="none" w:sz="0" w:space="0" w:color="auto"/>
        <w:right w:val="none" w:sz="0" w:space="0" w:color="auto"/>
      </w:divBdr>
    </w:div>
    <w:div w:id="633875434">
      <w:bodyDiv w:val="1"/>
      <w:marLeft w:val="0"/>
      <w:marRight w:val="0"/>
      <w:marTop w:val="0"/>
      <w:marBottom w:val="0"/>
      <w:divBdr>
        <w:top w:val="none" w:sz="0" w:space="0" w:color="auto"/>
        <w:left w:val="none" w:sz="0" w:space="0" w:color="auto"/>
        <w:bottom w:val="none" w:sz="0" w:space="0" w:color="auto"/>
        <w:right w:val="none" w:sz="0" w:space="0" w:color="auto"/>
      </w:divBdr>
    </w:div>
    <w:div w:id="873660861">
      <w:bodyDiv w:val="1"/>
      <w:marLeft w:val="0"/>
      <w:marRight w:val="0"/>
      <w:marTop w:val="0"/>
      <w:marBottom w:val="0"/>
      <w:divBdr>
        <w:top w:val="none" w:sz="0" w:space="0" w:color="auto"/>
        <w:left w:val="none" w:sz="0" w:space="0" w:color="auto"/>
        <w:bottom w:val="none" w:sz="0" w:space="0" w:color="auto"/>
        <w:right w:val="none" w:sz="0" w:space="0" w:color="auto"/>
      </w:divBdr>
    </w:div>
    <w:div w:id="908270583">
      <w:bodyDiv w:val="1"/>
      <w:marLeft w:val="0"/>
      <w:marRight w:val="0"/>
      <w:marTop w:val="0"/>
      <w:marBottom w:val="0"/>
      <w:divBdr>
        <w:top w:val="none" w:sz="0" w:space="0" w:color="auto"/>
        <w:left w:val="none" w:sz="0" w:space="0" w:color="auto"/>
        <w:bottom w:val="none" w:sz="0" w:space="0" w:color="auto"/>
        <w:right w:val="none" w:sz="0" w:space="0" w:color="auto"/>
      </w:divBdr>
    </w:div>
    <w:div w:id="950550356">
      <w:bodyDiv w:val="1"/>
      <w:marLeft w:val="0"/>
      <w:marRight w:val="0"/>
      <w:marTop w:val="0"/>
      <w:marBottom w:val="0"/>
      <w:divBdr>
        <w:top w:val="none" w:sz="0" w:space="0" w:color="auto"/>
        <w:left w:val="none" w:sz="0" w:space="0" w:color="auto"/>
        <w:bottom w:val="none" w:sz="0" w:space="0" w:color="auto"/>
        <w:right w:val="none" w:sz="0" w:space="0" w:color="auto"/>
      </w:divBdr>
      <w:divsChild>
        <w:div w:id="1921593650">
          <w:marLeft w:val="0"/>
          <w:marRight w:val="0"/>
          <w:marTop w:val="0"/>
          <w:marBottom w:val="0"/>
          <w:divBdr>
            <w:top w:val="none" w:sz="0" w:space="0" w:color="auto"/>
            <w:left w:val="none" w:sz="0" w:space="0" w:color="auto"/>
            <w:bottom w:val="none" w:sz="0" w:space="0" w:color="auto"/>
            <w:right w:val="none" w:sz="0" w:space="0" w:color="auto"/>
          </w:divBdr>
          <w:divsChild>
            <w:div w:id="1269846288">
              <w:marLeft w:val="0"/>
              <w:marRight w:val="0"/>
              <w:marTop w:val="0"/>
              <w:marBottom w:val="0"/>
              <w:divBdr>
                <w:top w:val="none" w:sz="0" w:space="0" w:color="auto"/>
                <w:left w:val="none" w:sz="0" w:space="0" w:color="auto"/>
                <w:bottom w:val="none" w:sz="0" w:space="0" w:color="auto"/>
                <w:right w:val="none" w:sz="0" w:space="0" w:color="auto"/>
              </w:divBdr>
            </w:div>
          </w:divsChild>
        </w:div>
        <w:div w:id="1914927070">
          <w:marLeft w:val="0"/>
          <w:marRight w:val="0"/>
          <w:marTop w:val="0"/>
          <w:marBottom w:val="0"/>
          <w:divBdr>
            <w:top w:val="none" w:sz="0" w:space="0" w:color="auto"/>
            <w:left w:val="none" w:sz="0" w:space="0" w:color="auto"/>
            <w:bottom w:val="none" w:sz="0" w:space="0" w:color="auto"/>
            <w:right w:val="none" w:sz="0" w:space="0" w:color="auto"/>
          </w:divBdr>
        </w:div>
      </w:divsChild>
    </w:div>
    <w:div w:id="963581530">
      <w:bodyDiv w:val="1"/>
      <w:marLeft w:val="0"/>
      <w:marRight w:val="0"/>
      <w:marTop w:val="0"/>
      <w:marBottom w:val="0"/>
      <w:divBdr>
        <w:top w:val="none" w:sz="0" w:space="0" w:color="auto"/>
        <w:left w:val="none" w:sz="0" w:space="0" w:color="auto"/>
        <w:bottom w:val="none" w:sz="0" w:space="0" w:color="auto"/>
        <w:right w:val="none" w:sz="0" w:space="0" w:color="auto"/>
      </w:divBdr>
    </w:div>
    <w:div w:id="977303243">
      <w:bodyDiv w:val="1"/>
      <w:marLeft w:val="0"/>
      <w:marRight w:val="0"/>
      <w:marTop w:val="0"/>
      <w:marBottom w:val="0"/>
      <w:divBdr>
        <w:top w:val="none" w:sz="0" w:space="0" w:color="auto"/>
        <w:left w:val="none" w:sz="0" w:space="0" w:color="auto"/>
        <w:bottom w:val="none" w:sz="0" w:space="0" w:color="auto"/>
        <w:right w:val="none" w:sz="0" w:space="0" w:color="auto"/>
      </w:divBdr>
    </w:div>
    <w:div w:id="1065907183">
      <w:bodyDiv w:val="1"/>
      <w:marLeft w:val="0"/>
      <w:marRight w:val="0"/>
      <w:marTop w:val="0"/>
      <w:marBottom w:val="0"/>
      <w:divBdr>
        <w:top w:val="none" w:sz="0" w:space="0" w:color="auto"/>
        <w:left w:val="none" w:sz="0" w:space="0" w:color="auto"/>
        <w:bottom w:val="none" w:sz="0" w:space="0" w:color="auto"/>
        <w:right w:val="none" w:sz="0" w:space="0" w:color="auto"/>
      </w:divBdr>
    </w:div>
    <w:div w:id="1093016293">
      <w:bodyDiv w:val="1"/>
      <w:marLeft w:val="0"/>
      <w:marRight w:val="0"/>
      <w:marTop w:val="0"/>
      <w:marBottom w:val="0"/>
      <w:divBdr>
        <w:top w:val="none" w:sz="0" w:space="0" w:color="auto"/>
        <w:left w:val="none" w:sz="0" w:space="0" w:color="auto"/>
        <w:bottom w:val="none" w:sz="0" w:space="0" w:color="auto"/>
        <w:right w:val="none" w:sz="0" w:space="0" w:color="auto"/>
      </w:divBdr>
    </w:div>
    <w:div w:id="1098062862">
      <w:bodyDiv w:val="1"/>
      <w:marLeft w:val="0"/>
      <w:marRight w:val="0"/>
      <w:marTop w:val="0"/>
      <w:marBottom w:val="0"/>
      <w:divBdr>
        <w:top w:val="none" w:sz="0" w:space="0" w:color="auto"/>
        <w:left w:val="none" w:sz="0" w:space="0" w:color="auto"/>
        <w:bottom w:val="none" w:sz="0" w:space="0" w:color="auto"/>
        <w:right w:val="none" w:sz="0" w:space="0" w:color="auto"/>
      </w:divBdr>
    </w:div>
    <w:div w:id="1118913049">
      <w:bodyDiv w:val="1"/>
      <w:marLeft w:val="0"/>
      <w:marRight w:val="0"/>
      <w:marTop w:val="0"/>
      <w:marBottom w:val="0"/>
      <w:divBdr>
        <w:top w:val="none" w:sz="0" w:space="0" w:color="auto"/>
        <w:left w:val="none" w:sz="0" w:space="0" w:color="auto"/>
        <w:bottom w:val="none" w:sz="0" w:space="0" w:color="auto"/>
        <w:right w:val="none" w:sz="0" w:space="0" w:color="auto"/>
      </w:divBdr>
    </w:div>
    <w:div w:id="1147473517">
      <w:bodyDiv w:val="1"/>
      <w:marLeft w:val="0"/>
      <w:marRight w:val="0"/>
      <w:marTop w:val="0"/>
      <w:marBottom w:val="0"/>
      <w:divBdr>
        <w:top w:val="none" w:sz="0" w:space="0" w:color="auto"/>
        <w:left w:val="none" w:sz="0" w:space="0" w:color="auto"/>
        <w:bottom w:val="none" w:sz="0" w:space="0" w:color="auto"/>
        <w:right w:val="none" w:sz="0" w:space="0" w:color="auto"/>
      </w:divBdr>
    </w:div>
    <w:div w:id="1156994252">
      <w:bodyDiv w:val="1"/>
      <w:marLeft w:val="0"/>
      <w:marRight w:val="0"/>
      <w:marTop w:val="0"/>
      <w:marBottom w:val="0"/>
      <w:divBdr>
        <w:top w:val="none" w:sz="0" w:space="0" w:color="auto"/>
        <w:left w:val="none" w:sz="0" w:space="0" w:color="auto"/>
        <w:bottom w:val="none" w:sz="0" w:space="0" w:color="auto"/>
        <w:right w:val="none" w:sz="0" w:space="0" w:color="auto"/>
      </w:divBdr>
    </w:div>
    <w:div w:id="1165436767">
      <w:bodyDiv w:val="1"/>
      <w:marLeft w:val="0"/>
      <w:marRight w:val="0"/>
      <w:marTop w:val="0"/>
      <w:marBottom w:val="0"/>
      <w:divBdr>
        <w:top w:val="none" w:sz="0" w:space="0" w:color="auto"/>
        <w:left w:val="none" w:sz="0" w:space="0" w:color="auto"/>
        <w:bottom w:val="none" w:sz="0" w:space="0" w:color="auto"/>
        <w:right w:val="none" w:sz="0" w:space="0" w:color="auto"/>
      </w:divBdr>
    </w:div>
    <w:div w:id="1192644096">
      <w:bodyDiv w:val="1"/>
      <w:marLeft w:val="0"/>
      <w:marRight w:val="0"/>
      <w:marTop w:val="0"/>
      <w:marBottom w:val="0"/>
      <w:divBdr>
        <w:top w:val="none" w:sz="0" w:space="0" w:color="auto"/>
        <w:left w:val="none" w:sz="0" w:space="0" w:color="auto"/>
        <w:bottom w:val="none" w:sz="0" w:space="0" w:color="auto"/>
        <w:right w:val="none" w:sz="0" w:space="0" w:color="auto"/>
      </w:divBdr>
    </w:div>
    <w:div w:id="1334524789">
      <w:bodyDiv w:val="1"/>
      <w:marLeft w:val="0"/>
      <w:marRight w:val="0"/>
      <w:marTop w:val="0"/>
      <w:marBottom w:val="0"/>
      <w:divBdr>
        <w:top w:val="none" w:sz="0" w:space="0" w:color="auto"/>
        <w:left w:val="none" w:sz="0" w:space="0" w:color="auto"/>
        <w:bottom w:val="none" w:sz="0" w:space="0" w:color="auto"/>
        <w:right w:val="none" w:sz="0" w:space="0" w:color="auto"/>
      </w:divBdr>
    </w:div>
    <w:div w:id="1337344638">
      <w:bodyDiv w:val="1"/>
      <w:marLeft w:val="0"/>
      <w:marRight w:val="0"/>
      <w:marTop w:val="0"/>
      <w:marBottom w:val="0"/>
      <w:divBdr>
        <w:top w:val="none" w:sz="0" w:space="0" w:color="auto"/>
        <w:left w:val="none" w:sz="0" w:space="0" w:color="auto"/>
        <w:bottom w:val="none" w:sz="0" w:space="0" w:color="auto"/>
        <w:right w:val="none" w:sz="0" w:space="0" w:color="auto"/>
      </w:divBdr>
      <w:divsChild>
        <w:div w:id="2124034157">
          <w:marLeft w:val="0"/>
          <w:marRight w:val="0"/>
          <w:marTop w:val="0"/>
          <w:marBottom w:val="0"/>
          <w:divBdr>
            <w:top w:val="none" w:sz="0" w:space="0" w:color="auto"/>
            <w:left w:val="none" w:sz="0" w:space="0" w:color="auto"/>
            <w:bottom w:val="none" w:sz="0" w:space="0" w:color="auto"/>
            <w:right w:val="none" w:sz="0" w:space="0" w:color="auto"/>
          </w:divBdr>
        </w:div>
      </w:divsChild>
    </w:div>
    <w:div w:id="1446118162">
      <w:bodyDiv w:val="1"/>
      <w:marLeft w:val="0"/>
      <w:marRight w:val="0"/>
      <w:marTop w:val="0"/>
      <w:marBottom w:val="0"/>
      <w:divBdr>
        <w:top w:val="none" w:sz="0" w:space="0" w:color="auto"/>
        <w:left w:val="none" w:sz="0" w:space="0" w:color="auto"/>
        <w:bottom w:val="none" w:sz="0" w:space="0" w:color="auto"/>
        <w:right w:val="none" w:sz="0" w:space="0" w:color="auto"/>
      </w:divBdr>
      <w:divsChild>
        <w:div w:id="664014413">
          <w:marLeft w:val="0"/>
          <w:marRight w:val="0"/>
          <w:marTop w:val="0"/>
          <w:marBottom w:val="0"/>
          <w:divBdr>
            <w:top w:val="none" w:sz="0" w:space="0" w:color="auto"/>
            <w:left w:val="none" w:sz="0" w:space="0" w:color="auto"/>
            <w:bottom w:val="none" w:sz="0" w:space="0" w:color="auto"/>
            <w:right w:val="none" w:sz="0" w:space="0" w:color="auto"/>
          </w:divBdr>
          <w:divsChild>
            <w:div w:id="585266348">
              <w:marLeft w:val="0"/>
              <w:marRight w:val="0"/>
              <w:marTop w:val="0"/>
              <w:marBottom w:val="0"/>
              <w:divBdr>
                <w:top w:val="none" w:sz="0" w:space="0" w:color="auto"/>
                <w:left w:val="none" w:sz="0" w:space="0" w:color="auto"/>
                <w:bottom w:val="none" w:sz="0" w:space="0" w:color="auto"/>
                <w:right w:val="none" w:sz="0" w:space="0" w:color="auto"/>
              </w:divBdr>
            </w:div>
          </w:divsChild>
        </w:div>
        <w:div w:id="908149113">
          <w:marLeft w:val="0"/>
          <w:marRight w:val="0"/>
          <w:marTop w:val="0"/>
          <w:marBottom w:val="0"/>
          <w:divBdr>
            <w:top w:val="none" w:sz="0" w:space="0" w:color="auto"/>
            <w:left w:val="none" w:sz="0" w:space="0" w:color="auto"/>
            <w:bottom w:val="none" w:sz="0" w:space="0" w:color="auto"/>
            <w:right w:val="none" w:sz="0" w:space="0" w:color="auto"/>
          </w:divBdr>
        </w:div>
      </w:divsChild>
    </w:div>
    <w:div w:id="1486237225">
      <w:bodyDiv w:val="1"/>
      <w:marLeft w:val="0"/>
      <w:marRight w:val="0"/>
      <w:marTop w:val="0"/>
      <w:marBottom w:val="0"/>
      <w:divBdr>
        <w:top w:val="none" w:sz="0" w:space="0" w:color="auto"/>
        <w:left w:val="none" w:sz="0" w:space="0" w:color="auto"/>
        <w:bottom w:val="none" w:sz="0" w:space="0" w:color="auto"/>
        <w:right w:val="none" w:sz="0" w:space="0" w:color="auto"/>
      </w:divBdr>
    </w:div>
    <w:div w:id="1733310141">
      <w:bodyDiv w:val="1"/>
      <w:marLeft w:val="0"/>
      <w:marRight w:val="0"/>
      <w:marTop w:val="0"/>
      <w:marBottom w:val="0"/>
      <w:divBdr>
        <w:top w:val="none" w:sz="0" w:space="0" w:color="auto"/>
        <w:left w:val="none" w:sz="0" w:space="0" w:color="auto"/>
        <w:bottom w:val="none" w:sz="0" w:space="0" w:color="auto"/>
        <w:right w:val="none" w:sz="0" w:space="0" w:color="auto"/>
      </w:divBdr>
    </w:div>
    <w:div w:id="1752193693">
      <w:bodyDiv w:val="1"/>
      <w:marLeft w:val="0"/>
      <w:marRight w:val="0"/>
      <w:marTop w:val="0"/>
      <w:marBottom w:val="0"/>
      <w:divBdr>
        <w:top w:val="none" w:sz="0" w:space="0" w:color="auto"/>
        <w:left w:val="none" w:sz="0" w:space="0" w:color="auto"/>
        <w:bottom w:val="none" w:sz="0" w:space="0" w:color="auto"/>
        <w:right w:val="none" w:sz="0" w:space="0" w:color="auto"/>
      </w:divBdr>
    </w:div>
    <w:div w:id="1771700687">
      <w:bodyDiv w:val="1"/>
      <w:marLeft w:val="0"/>
      <w:marRight w:val="0"/>
      <w:marTop w:val="0"/>
      <w:marBottom w:val="0"/>
      <w:divBdr>
        <w:top w:val="none" w:sz="0" w:space="0" w:color="auto"/>
        <w:left w:val="none" w:sz="0" w:space="0" w:color="auto"/>
        <w:bottom w:val="none" w:sz="0" w:space="0" w:color="auto"/>
        <w:right w:val="none" w:sz="0" w:space="0" w:color="auto"/>
      </w:divBdr>
    </w:div>
    <w:div w:id="1946382150">
      <w:bodyDiv w:val="1"/>
      <w:marLeft w:val="0"/>
      <w:marRight w:val="0"/>
      <w:marTop w:val="0"/>
      <w:marBottom w:val="0"/>
      <w:divBdr>
        <w:top w:val="none" w:sz="0" w:space="0" w:color="auto"/>
        <w:left w:val="none" w:sz="0" w:space="0" w:color="auto"/>
        <w:bottom w:val="none" w:sz="0" w:space="0" w:color="auto"/>
        <w:right w:val="none" w:sz="0" w:space="0" w:color="auto"/>
      </w:divBdr>
    </w:div>
    <w:div w:id="2033602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qunmingwang.github.io/" TargetMode="External"/><Relationship Id="rId26" Type="http://schemas.openxmlformats.org/officeDocument/2006/relationships/hyperlink" Target="https://doi.org/10.5281/zenodo.5227592" TargetMode="External"/><Relationship Id="rId39" Type="http://schemas.openxmlformats.org/officeDocument/2006/relationships/image" Target="media/image9.png"/><Relationship Id="rId21" Type="http://schemas.openxmlformats.org/officeDocument/2006/relationships/hyperlink" Target="https://github.com/lanha/DSEN2/"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g"/><Relationship Id="rId63" Type="http://schemas.openxmlformats.org/officeDocument/2006/relationships/hyperlink" Target="http://www.cec.org/wp-content/uploads/wpallimport/files/Atlas/Files/2010nalcms30m/north_america_2015_v2.zip" TargetMode="External"/><Relationship Id="rId68" Type="http://schemas.openxmlformats.org/officeDocument/2006/relationships/hyperlink" Target="https://library.wmo.int/opac/doc_num.php?explnum_id=3417" TargetMode="External"/><Relationship Id="rId76" Type="http://schemas.openxmlformats.org/officeDocument/2006/relationships/hyperlink" Target="https://step.esa.int/docs/extra/ATBD_S2ToolBox_L2B_V1.1.pdf" TargetMode="Externa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doi.org/10.3390/rs4030561" TargetMode="External"/><Relationship Id="rId2" Type="http://schemas.openxmlformats.org/officeDocument/2006/relationships/numbering" Target="numbering.xml"/><Relationship Id="rId16" Type="http://schemas.openxmlformats.org/officeDocument/2006/relationships/hyperlink" Target="https://en.wikipedia.org/wiki/Red_edge" TargetMode="External"/><Relationship Id="rId29" Type="http://schemas.openxmlformats.org/officeDocument/2006/relationships/hyperlink" Target="https://www.mathworks.com/help/stats/linearmodel.predict.html" TargetMode="External"/><Relationship Id="rId11" Type="http://schemas.openxmlformats.org/officeDocument/2006/relationships/hyperlink" Target="mailto:darren.pouliot@canada.ca" TargetMode="External"/><Relationship Id="rId24" Type="http://schemas.openxmlformats.org/officeDocument/2006/relationships/hyperlink" Target="https://www.usgs.gov/centers/eros/science/usgs-eros-archive-sentinel-2?qt-science_center_objects=0#qt-science_center_objects" TargetMode="External"/><Relationship Id="rId32" Type="http://schemas.openxmlformats.org/officeDocument/2006/relationships/hyperlink" Target="https://doi.org/10.5281/zenodo.5227592"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doi.org/10.1016/0034-4257(91)90009-U" TargetMode="External"/><Relationship Id="rId66" Type="http://schemas.openxmlformats.org/officeDocument/2006/relationships/hyperlink" Target="https://doi.org/10.1016/j.rse.2011.11.026" TargetMode="External"/><Relationship Id="rId74" Type="http://schemas.openxmlformats.org/officeDocument/2006/relationships/hyperlink" Target="https://doi.org/10.1016/j.rse.2010.09.012" TargetMode="External"/><Relationship Id="rId79" Type="http://schemas.openxmlformats.org/officeDocument/2006/relationships/hyperlink" Target="https://doi.org/10.3390/rs9121274" TargetMode="External"/><Relationship Id="rId5" Type="http://schemas.openxmlformats.org/officeDocument/2006/relationships/webSettings" Target="webSettings.xml"/><Relationship Id="rId61" Type="http://schemas.openxmlformats.org/officeDocument/2006/relationships/hyperlink" Target="https://doi.org/10.3390/rs9050405" TargetMode="External"/><Relationship Id="rId82" Type="http://schemas.openxmlformats.org/officeDocument/2006/relationships/theme" Target="theme/theme1.xml"/><Relationship Id="rId10" Type="http://schemas.openxmlformats.org/officeDocument/2006/relationships/hyperlink" Target="mailto:rasim.latifovic@canada.ca" TargetMode="External"/><Relationship Id="rId19" Type="http://schemas.openxmlformats.org/officeDocument/2006/relationships/hyperlink" Target="https://qunmingwang.github.io/" TargetMode="External"/><Relationship Id="rId31" Type="http://schemas.openxmlformats.org/officeDocument/2006/relationships/hyperlink" Target="https://github.com/rfernand387/downscalin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sentinels.copernicus.eu/documents/247904/685211/Sentinel-2_L1C_Data_Quality_Report" TargetMode="External"/><Relationship Id="rId65" Type="http://schemas.openxmlformats.org/officeDocument/2006/relationships/hyperlink" Target="https://earth.esa.int/eogateway/documents/20142/37627/DigitalGlobe-Standard-Imagery.pdf" TargetMode="External"/><Relationship Id="rId73" Type="http://schemas.openxmlformats.org/officeDocument/2006/relationships/hyperlink" Target="https://publications.jrc.ec.europa.eu/repository/bitstream/JRC99517/lb-na-27674-en-n%20.pdf" TargetMode="External"/><Relationship Id="rId78" Type="http://schemas.openxmlformats.org/officeDocument/2006/relationships/hyperlink" Target="https://ieeexplore.ieee.org/author/37539489700"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francis.canisius@canada.ca" TargetMode="External"/><Relationship Id="rId14" Type="http://schemas.microsoft.com/office/2011/relationships/commentsExtended" Target="commentsExtended.xml"/><Relationship Id="rId22" Type="http://schemas.openxmlformats.org/officeDocument/2006/relationships/image" Target="media/image1.emf"/><Relationship Id="rId27" Type="http://schemas.openxmlformats.org/officeDocument/2006/relationships/image" Target="media/image2.emf"/><Relationship Id="rId30" Type="http://schemas.openxmlformats.org/officeDocument/2006/relationships/hyperlink" Target="https://www.mathworks.com/help/images/ref/ssim.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g"/><Relationship Id="rId64" Type="http://schemas.openxmlformats.org/officeDocument/2006/relationships/hyperlink" Target="https://doi.org/10.1016/j.ecoinf.2017.08.005" TargetMode="External"/><Relationship Id="rId69" Type="http://schemas.openxmlformats.org/officeDocument/2006/relationships/hyperlink" Target="https://doi.org/10.3390/rs12060912" TargetMode="External"/><Relationship Id="rId77" Type="http://schemas.openxmlformats.org/officeDocument/2006/relationships/hyperlink" Target="https://www.accessengineeringlibrary.com/content/book/9780071761123" TargetMode="External"/><Relationship Id="rId8" Type="http://schemas.openxmlformats.org/officeDocument/2006/relationships/hyperlink" Target="mailto:richard.fernandes@canada.ca" TargetMode="External"/><Relationship Id="rId51" Type="http://schemas.openxmlformats.org/officeDocument/2006/relationships/image" Target="media/image21.png"/><Relationship Id="rId72" Type="http://schemas.openxmlformats.org/officeDocument/2006/relationships/hyperlink" Target="https://doi.org/10.3390/rs9070676"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Lixin.Sun@canada.ca" TargetMode="External"/><Relationship Id="rId17" Type="http://schemas.openxmlformats.org/officeDocument/2006/relationships/hyperlink" Target="https://step.esa.int/main/third-party-plugins-2/sen2res/" TargetMode="External"/><Relationship Id="rId25" Type="http://schemas.openxmlformats.org/officeDocument/2006/relationships/hyperlink" Target="https://github.com/rfernand387/downscaling"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doi.org/10.1016/j.isprsjprs.2021.02.020" TargetMode="External"/><Relationship Id="rId67" Type="http://schemas.openxmlformats.org/officeDocument/2006/relationships/hyperlink" Target="https://doi.org/10.3390/rs9060584" TargetMode="External"/><Relationship Id="rId20" Type="http://schemas.openxmlformats.org/officeDocument/2006/relationships/hyperlink" Target="https://github.com/lanha/SupReMe/" TargetMode="External"/><Relationship Id="rId41" Type="http://schemas.openxmlformats.org/officeDocument/2006/relationships/image" Target="media/image11.png"/><Relationship Id="rId54" Type="http://schemas.openxmlformats.org/officeDocument/2006/relationships/image" Target="media/image24.jpg"/><Relationship Id="rId62" Type="http://schemas.openxmlformats.org/officeDocument/2006/relationships/hyperlink" Target="https://doi.org/10.3390/rs12091406" TargetMode="External"/><Relationship Id="rId70" Type="http://schemas.openxmlformats.org/officeDocument/2006/relationships/hyperlink" Target="https://blog.maxar.com/tech-and-tradecraft/2020/absolute-radiometric-calibration-is-an-essential-tool-to-imagery-science-but-what-is-it" TargetMode="External"/><Relationship Id="rId75" Type="http://schemas.openxmlformats.org/officeDocument/2006/relationships/hyperlink" Target="https://doi.org/10.1016/j.rse.2011.11.002"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undialis/esa-snap" TargetMode="External"/><Relationship Id="rId23" Type="http://schemas.openxmlformats.org/officeDocument/2006/relationships/hyperlink" Target="https://doi.org/10.5066/F76W992G" TargetMode="External"/><Relationship Id="rId28" Type="http://schemas.openxmlformats.org/officeDocument/2006/relationships/hyperlink" Target="https://www.mathworks.com/help/stats/fitrensemble.html"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MBi5qOHF77paX2wKSkwwxqe2Ggg==">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41</Pages>
  <Words>11034</Words>
  <Characters>62897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73784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Fernandes, Richard</dc:creator>
  <cp:lastModifiedBy>Fernandes, Richard</cp:lastModifiedBy>
  <cp:revision>13</cp:revision>
  <dcterms:created xsi:type="dcterms:W3CDTF">2021-08-19T20:18:00Z</dcterms:created>
  <dcterms:modified xsi:type="dcterms:W3CDTF">2021-08-20T18:31:00Z</dcterms:modified>
</cp:coreProperties>
</file>